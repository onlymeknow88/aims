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A51D8" w14:textId="77777777" w:rsidR="00640C20" w:rsidRPr="00814AD1" w:rsidRDefault="005B0C89" w:rsidP="008F2958">
      <w:pPr>
        <w:pStyle w:val="BodyText"/>
        <w:spacing w:line="276" w:lineRule="auto"/>
      </w:pPr>
      <w:r>
        <w:t xml:space="preserve"> </w:t>
      </w:r>
    </w:p>
    <w:p w14:paraId="01D2A3E3" w14:textId="77777777" w:rsidR="00640C20" w:rsidRPr="00814AD1" w:rsidRDefault="00640C20" w:rsidP="008F2958">
      <w:pPr>
        <w:pStyle w:val="BodyText"/>
        <w:spacing w:line="276" w:lineRule="auto"/>
      </w:pPr>
      <w:r w:rsidRPr="00814AD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859097" wp14:editId="6608EB83">
                <wp:simplePos x="0" y="0"/>
                <wp:positionH relativeFrom="page">
                  <wp:posOffset>601345</wp:posOffset>
                </wp:positionH>
                <wp:positionV relativeFrom="page">
                  <wp:posOffset>946150</wp:posOffset>
                </wp:positionV>
                <wp:extent cx="6332220" cy="8890635"/>
                <wp:effectExtent l="1270" t="3175" r="635" b="254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8890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9825" w:type="dxa"/>
                              <w:tblBorders>
                                <w:top w:val="single" w:sz="3" w:space="0" w:color="5B6067"/>
                                <w:left w:val="single" w:sz="3" w:space="0" w:color="5B6067"/>
                                <w:bottom w:val="single" w:sz="3" w:space="0" w:color="5B6067"/>
                                <w:right w:val="single" w:sz="3" w:space="0" w:color="5B6067"/>
                                <w:insideH w:val="single" w:sz="3" w:space="0" w:color="5B6067"/>
                                <w:insideV w:val="single" w:sz="3" w:space="0" w:color="5B6067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05"/>
                              <w:gridCol w:w="1368"/>
                              <w:gridCol w:w="2912"/>
                              <w:gridCol w:w="1560"/>
                              <w:gridCol w:w="1701"/>
                              <w:gridCol w:w="1469"/>
                              <w:gridCol w:w="10"/>
                            </w:tblGrid>
                            <w:tr w:rsidR="00355B14" w14:paraId="144E15C1" w14:textId="77777777" w:rsidTr="00C9019E">
                              <w:trPr>
                                <w:trHeight w:hRule="exact" w:val="6314"/>
                              </w:trPr>
                              <w:tc>
                                <w:tcPr>
                                  <w:tcW w:w="9825" w:type="dxa"/>
                                  <w:gridSpan w:val="7"/>
                                  <w:tcBorders>
                                    <w:left w:val="double" w:sz="5" w:space="0" w:color="444B4F"/>
                                    <w:bottom w:val="single" w:sz="6" w:space="0" w:color="606467"/>
                                    <w:right w:val="single" w:sz="6" w:space="0" w:color="606B6B"/>
                                  </w:tcBorders>
                                </w:tcPr>
                                <w:p w14:paraId="6868B8E5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  <w:p w14:paraId="148A20A1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  <w:p w14:paraId="1212887F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  <w:p w14:paraId="6C0B38F7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  <w:p w14:paraId="05954ADA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  <w:p w14:paraId="4B654F0F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  <w:p w14:paraId="0896BF54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  <w:p w14:paraId="1A36BAEE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  <w:p w14:paraId="40AE05E4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  <w:p w14:paraId="6F24D5F7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  <w:p w14:paraId="73315246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  <w:p w14:paraId="462E36D9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  <w:p w14:paraId="75FB0090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  <w:p w14:paraId="39519D6F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  <w:p w14:paraId="0B116E63" w14:textId="77777777" w:rsidR="00355B14" w:rsidRDefault="00355B14">
                                  <w:pPr>
                                    <w:pStyle w:val="TableParagraph"/>
                                    <w:spacing w:before="63"/>
                                    <w:ind w:left="1831"/>
                                    <w:rPr>
                                      <w:rFonts w:ascii="Times New Roman" w:hAnsi="Times New Roman"/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BABCBC"/>
                                      <w:w w:val="105"/>
                                      <w:sz w:val="8"/>
                                    </w:rPr>
                                    <w:t>•.</w:t>
                                  </w:r>
                                </w:p>
                                <w:p w14:paraId="36C4953F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  <w:p w14:paraId="2E9E5E17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  <w:p w14:paraId="0C8C67C8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  <w:p w14:paraId="01762BD1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  <w:p w14:paraId="2D7BA155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  <w:p w14:paraId="7AE8FA64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  <w:p w14:paraId="56DAC2BA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  <w:p w14:paraId="216D4D7D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  <w:p w14:paraId="794267CF" w14:textId="77777777" w:rsidR="00355B14" w:rsidRDefault="00355B14">
                                  <w:pPr>
                                    <w:pStyle w:val="TableParagraph"/>
                                    <w:spacing w:before="9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  <w:p w14:paraId="03956145" w14:textId="77777777" w:rsidR="00355B14" w:rsidRDefault="00355B14">
                                  <w:pPr>
                                    <w:pStyle w:val="TableParagraph"/>
                                    <w:ind w:left="1687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14C14B4B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 w14:paraId="56722AB3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 w14:paraId="74DD068A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 w14:paraId="5E50E374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 w14:paraId="6032B4C7" w14:textId="77777777" w:rsidR="00355B14" w:rsidRDefault="00355B14" w:rsidP="00FD464E">
                                  <w:pPr>
                                    <w:pStyle w:val="TableParagraph"/>
                                    <w:spacing w:line="474" w:lineRule="exact"/>
                                    <w:jc w:val="center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  <w:tr w:rsidR="00355B14" w14:paraId="52EC4134" w14:textId="77777777" w:rsidTr="00C9019E">
                              <w:trPr>
                                <w:trHeight w:hRule="exact" w:val="1987"/>
                              </w:trPr>
                              <w:tc>
                                <w:tcPr>
                                  <w:tcW w:w="9825" w:type="dxa"/>
                                  <w:gridSpan w:val="7"/>
                                  <w:tcBorders>
                                    <w:top w:val="single" w:sz="6" w:space="0" w:color="606467"/>
                                    <w:left w:val="double" w:sz="5" w:space="0" w:color="444B4F"/>
                                    <w:bottom w:val="single" w:sz="6" w:space="0" w:color="647474"/>
                                    <w:right w:val="single" w:sz="3" w:space="0" w:color="2B343B"/>
                                  </w:tcBorders>
                                </w:tcPr>
                                <w:p w14:paraId="12A55054" w14:textId="77777777" w:rsidR="00355B14" w:rsidRDefault="00355B14" w:rsidP="00FD464E">
                                  <w:pPr>
                                    <w:pStyle w:val="TableParagraph"/>
                                    <w:spacing w:before="204" w:after="240"/>
                                    <w:ind w:left="2459" w:right="2446"/>
                                    <w:jc w:val="center"/>
                                    <w:rPr>
                                      <w:b/>
                                      <w:color w:val="384246"/>
                                      <w:w w:val="105"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384246"/>
                                      <w:w w:val="105"/>
                                      <w:sz w:val="27"/>
                                    </w:rPr>
                                    <w:t xml:space="preserve">SHE MANAGEMENT PLAN </w:t>
                                  </w:r>
                                </w:p>
                                <w:p w14:paraId="6B07575E" w14:textId="77777777" w:rsidR="00355B14" w:rsidRDefault="00355B14" w:rsidP="00FD464E">
                                  <w:pPr>
                                    <w:pStyle w:val="TableParagraph"/>
                                    <w:spacing w:before="204" w:after="240"/>
                                    <w:ind w:left="2459" w:right="2446"/>
                                    <w:jc w:val="center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384246"/>
                                      <w:w w:val="105"/>
                                      <w:sz w:val="27"/>
                                    </w:rPr>
                                    <w:t>For</w:t>
                                  </w:r>
                                </w:p>
                                <w:p w14:paraId="13AF9B7A" w14:textId="77777777" w:rsidR="00355B14" w:rsidRDefault="00355B14" w:rsidP="00FD464E">
                                  <w:pPr>
                                    <w:pStyle w:val="TableParagraph"/>
                                    <w:spacing w:before="1" w:after="240"/>
                                    <w:ind w:left="1290" w:right="1323"/>
                                    <w:jc w:val="center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384246"/>
                                      <w:w w:val="105"/>
                                      <w:sz w:val="27"/>
                                    </w:rPr>
                                    <w:t>PT MARUWAI COAL</w:t>
                                  </w:r>
                                  <w:r w:rsidR="00306B74">
                                    <w:rPr>
                                      <w:b/>
                                      <w:color w:val="384246"/>
                                      <w:w w:val="105"/>
                                      <w:sz w:val="27"/>
                                    </w:rPr>
                                    <w:t xml:space="preserve"> </w:t>
                                  </w:r>
                                  <w:r w:rsidR="00FD464E">
                                    <w:rPr>
                                      <w:b/>
                                      <w:color w:val="384246"/>
                                      <w:w w:val="105"/>
                                      <w:sz w:val="27"/>
                                    </w:rPr>
                                    <w:t>(PTMC) PROJECT</w:t>
                                  </w:r>
                                </w:p>
                              </w:tc>
                            </w:tr>
                            <w:tr w:rsidR="00355B14" w14:paraId="2C5DE40A" w14:textId="77777777" w:rsidTr="00C9019E">
                              <w:trPr>
                                <w:trHeight w:hRule="exact" w:val="2844"/>
                              </w:trPr>
                              <w:tc>
                                <w:tcPr>
                                  <w:tcW w:w="9825" w:type="dxa"/>
                                  <w:gridSpan w:val="7"/>
                                  <w:tcBorders>
                                    <w:top w:val="single" w:sz="6" w:space="0" w:color="647474"/>
                                    <w:left w:val="double" w:sz="5" w:space="0" w:color="444B4F"/>
                                    <w:bottom w:val="single" w:sz="6" w:space="0" w:color="576064"/>
                                    <w:right w:val="single" w:sz="3" w:space="0" w:color="2B343B"/>
                                  </w:tcBorders>
                                </w:tcPr>
                                <w:p w14:paraId="4C8E5656" w14:textId="77777777" w:rsidR="00355B14" w:rsidRDefault="00355B14">
                                  <w:pPr>
                                    <w:pStyle w:val="TableParagraph"/>
                                    <w:spacing w:before="10"/>
                                    <w:rPr>
                                      <w:rFonts w:ascii="Times New Roman"/>
                                      <w:sz w:val="25"/>
                                    </w:rPr>
                                  </w:pPr>
                                </w:p>
                                <w:p w14:paraId="0B92F10B" w14:textId="77777777" w:rsidR="00355B14" w:rsidRDefault="00355B14">
                                  <w:pPr>
                                    <w:pStyle w:val="TableParagraph"/>
                                    <w:ind w:left="2881"/>
                                    <w:rPr>
                                      <w:b/>
                                      <w:sz w:val="2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384246"/>
                                      <w:sz w:val="27"/>
                                    </w:rPr>
                                    <w:t>Doc.No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color w:val="384246"/>
                                      <w:sz w:val="27"/>
                                    </w:rPr>
                                    <w:t>.:</w:t>
                                  </w:r>
                                  <w:r>
                                    <w:rPr>
                                      <w:b/>
                                      <w:color w:val="384246"/>
                                      <w:spacing w:val="72"/>
                                      <w:sz w:val="27"/>
                                    </w:rPr>
                                    <w:t xml:space="preserve"> </w:t>
                                  </w:r>
                                </w:p>
                                <w:p w14:paraId="1F35F7A2" w14:textId="77777777" w:rsidR="00355B14" w:rsidRDefault="00355B14">
                                  <w:pPr>
                                    <w:pStyle w:val="TableParagraph"/>
                                    <w:spacing w:before="168"/>
                                    <w:ind w:right="1588"/>
                                    <w:jc w:val="right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CDCFD1"/>
                                      <w:w w:val="95"/>
                                      <w:sz w:val="19"/>
                                    </w:rPr>
                                    <w:t>.,</w:t>
                                  </w:r>
                                </w:p>
                                <w:p w14:paraId="7469C403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18918FD8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2348028D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1C968DBA" w14:textId="77777777" w:rsidR="00355B14" w:rsidRDefault="00355B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56C7DC61" w14:textId="77777777" w:rsidR="00355B14" w:rsidRDefault="00355B14">
                                  <w:pPr>
                                    <w:pStyle w:val="TableParagraph"/>
                                    <w:spacing w:before="2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 w14:paraId="4C5E5DD6" w14:textId="77777777" w:rsidR="00355B14" w:rsidRDefault="00355B14">
                                  <w:pPr>
                                    <w:pStyle w:val="TableParagraph"/>
                                    <w:spacing w:line="141" w:lineRule="exact"/>
                                    <w:ind w:left="815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AAAABF"/>
                                      <w:w w:val="80"/>
                                      <w:sz w:val="18"/>
                                    </w:rPr>
                                    <w:t xml:space="preserve">.. </w:t>
                                  </w:r>
                                  <w:r>
                                    <w:rPr>
                                      <w:rFonts w:ascii="Times New Roman"/>
                                      <w:color w:val="AAAABF"/>
                                      <w:w w:val="80"/>
                                      <w:sz w:val="6"/>
                                    </w:rPr>
                                    <w:t>':.</w:t>
                                  </w:r>
                                </w:p>
                                <w:p w14:paraId="5B42CA75" w14:textId="77777777" w:rsidR="00355B14" w:rsidRDefault="00355B14">
                                  <w:pPr>
                                    <w:pStyle w:val="TableParagraph"/>
                                    <w:spacing w:line="604" w:lineRule="exact"/>
                                    <w:ind w:right="640"/>
                                    <w:jc w:val="right"/>
                                    <w:rPr>
                                      <w:rFonts w:ascii="Times New Roman"/>
                                      <w:i/>
                                      <w:sz w:val="64"/>
                                    </w:rPr>
                                  </w:pPr>
                                </w:p>
                              </w:tc>
                            </w:tr>
                            <w:tr w:rsidR="00FD464E" w14:paraId="38220AF8" w14:textId="77777777" w:rsidTr="00C9019E">
                              <w:trPr>
                                <w:gridAfter w:val="1"/>
                                <w:wAfter w:w="10" w:type="dxa"/>
                                <w:trHeight w:hRule="exact" w:val="436"/>
                              </w:trPr>
                              <w:tc>
                                <w:tcPr>
                                  <w:tcW w:w="805" w:type="dxa"/>
                                  <w:tcBorders>
                                    <w:top w:val="single" w:sz="6" w:space="0" w:color="5B5B64"/>
                                    <w:left w:val="single" w:sz="3" w:space="0" w:color="34383B"/>
                                    <w:bottom w:val="single" w:sz="6" w:space="0" w:color="5B5B64"/>
                                    <w:right w:val="single" w:sz="6" w:space="0" w:color="000000"/>
                                  </w:tcBorders>
                                  <w:shd w:val="clear" w:color="auto" w:fill="D9D9D9" w:themeFill="background1" w:themeFillShade="D9"/>
                                </w:tcPr>
                                <w:p w14:paraId="29021EF0" w14:textId="77777777" w:rsidR="00FD464E" w:rsidRDefault="00FD464E" w:rsidP="00FD464E">
                                  <w:pPr>
                                    <w:pStyle w:val="TableParagraph"/>
                                    <w:spacing w:before="81"/>
                                    <w:ind w:left="196" w:right="125"/>
                                    <w:jc w:val="center"/>
                                    <w:rPr>
                                      <w:rFonts w:ascii="Courier New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b/>
                                      <w:color w:val="384246"/>
                                    </w:rPr>
                                    <w:t>REV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6" w:space="0" w:color="5B5B64"/>
                                    <w:left w:val="single" w:sz="6" w:space="0" w:color="000000"/>
                                    <w:bottom w:val="single" w:sz="6" w:space="0" w:color="5B5B64"/>
                                    <w:right w:val="single" w:sz="6" w:space="0" w:color="000000"/>
                                  </w:tcBorders>
                                  <w:shd w:val="clear" w:color="auto" w:fill="D9D9D9" w:themeFill="background1" w:themeFillShade="D9"/>
                                </w:tcPr>
                                <w:p w14:paraId="5169A5B8" w14:textId="77777777" w:rsidR="00FD464E" w:rsidRDefault="00FD464E" w:rsidP="00FD464E">
                                  <w:pPr>
                                    <w:pStyle w:val="TableParagraph"/>
                                    <w:spacing w:before="81"/>
                                    <w:ind w:left="193" w:right="102"/>
                                    <w:jc w:val="center"/>
                                    <w:rPr>
                                      <w:rFonts w:ascii="Courier New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b/>
                                      <w:color w:val="384246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5B5B64"/>
                                    <w:left w:val="single" w:sz="6" w:space="0" w:color="000000"/>
                                    <w:bottom w:val="single" w:sz="6" w:space="0" w:color="5B5B64"/>
                                    <w:right w:val="single" w:sz="3" w:space="0" w:color="2F3B3F"/>
                                  </w:tcBorders>
                                  <w:shd w:val="clear" w:color="auto" w:fill="D9D9D9" w:themeFill="background1" w:themeFillShade="D9"/>
                                </w:tcPr>
                                <w:p w14:paraId="5D075716" w14:textId="77777777" w:rsidR="00FD464E" w:rsidRDefault="00FD464E" w:rsidP="00FD464E">
                                  <w:pPr>
                                    <w:pStyle w:val="TableParagraph"/>
                                    <w:spacing w:before="81"/>
                                    <w:ind w:left="558" w:right="557"/>
                                    <w:jc w:val="center"/>
                                    <w:rPr>
                                      <w:rFonts w:ascii="Courier New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b/>
                                      <w:color w:val="384246"/>
                                      <w:w w:val="95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single" w:sz="6" w:space="0" w:color="606467"/>
                                    <w:left w:val="single" w:sz="3" w:space="0" w:color="2F3B3F"/>
                                    <w:bottom w:val="single" w:sz="6" w:space="0" w:color="606467"/>
                                    <w:right w:val="single" w:sz="3" w:space="0" w:color="2F3B3F"/>
                                  </w:tcBorders>
                                  <w:shd w:val="clear" w:color="auto" w:fill="D9D9D9" w:themeFill="background1" w:themeFillShade="D9"/>
                                </w:tcPr>
                                <w:p w14:paraId="7DA4DFA0" w14:textId="77777777" w:rsidR="00FD464E" w:rsidRDefault="00FD464E" w:rsidP="00FD464E">
                                  <w:pPr>
                                    <w:pStyle w:val="TableParagraph"/>
                                    <w:spacing w:before="73"/>
                                    <w:ind w:left="117" w:right="138"/>
                                    <w:jc w:val="center"/>
                                    <w:rPr>
                                      <w:rFonts w:ascii="Courier New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b/>
                                      <w:color w:val="384246"/>
                                    </w:rPr>
                                    <w:t>PREPARED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6" w:space="0" w:color="606467"/>
                                    <w:left w:val="single" w:sz="3" w:space="0" w:color="2F3B3F"/>
                                    <w:bottom w:val="single" w:sz="6" w:space="0" w:color="606467"/>
                                    <w:right w:val="single" w:sz="3" w:space="0" w:color="343B3F"/>
                                  </w:tcBorders>
                                  <w:shd w:val="clear" w:color="auto" w:fill="D9D9D9" w:themeFill="background1" w:themeFillShade="D9"/>
                                </w:tcPr>
                                <w:p w14:paraId="3923E7E6" w14:textId="77777777" w:rsidR="00FD464E" w:rsidRDefault="00FD464E" w:rsidP="00FD464E">
                                  <w:pPr>
                                    <w:pStyle w:val="TableParagraph"/>
                                    <w:spacing w:before="66"/>
                                    <w:ind w:left="122"/>
                                    <w:rPr>
                                      <w:rFonts w:ascii="Courier New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b/>
                                      <w:color w:val="384246"/>
                                    </w:rPr>
                                    <w:t>CHECKED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  <w:tcBorders>
                                    <w:top w:val="single" w:sz="3" w:space="0" w:color="2F3438"/>
                                    <w:left w:val="single" w:sz="3" w:space="0" w:color="343B3F"/>
                                    <w:bottom w:val="single" w:sz="3" w:space="0" w:color="2F3438"/>
                                    <w:right w:val="single" w:sz="3" w:space="0" w:color="2B3438"/>
                                  </w:tcBorders>
                                  <w:shd w:val="clear" w:color="auto" w:fill="D9D9D9" w:themeFill="background1" w:themeFillShade="D9"/>
                                </w:tcPr>
                                <w:p w14:paraId="31843640" w14:textId="77777777" w:rsidR="00FD464E" w:rsidRDefault="00FD464E" w:rsidP="00FD464E">
                                  <w:pPr>
                                    <w:pStyle w:val="TableParagraph"/>
                                    <w:spacing w:before="70"/>
                                    <w:ind w:left="170"/>
                                    <w:rPr>
                                      <w:rFonts w:ascii="Courier New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b/>
                                      <w:color w:val="384246"/>
                                    </w:rPr>
                                    <w:t>APPROVED</w:t>
                                  </w:r>
                                </w:p>
                              </w:tc>
                            </w:tr>
                            <w:tr w:rsidR="00FD464E" w14:paraId="2190D23C" w14:textId="77777777" w:rsidTr="00C9019E">
                              <w:trPr>
                                <w:gridAfter w:val="1"/>
                                <w:wAfter w:w="10" w:type="dxa"/>
                                <w:trHeight w:hRule="exact" w:val="1477"/>
                              </w:trPr>
                              <w:tc>
                                <w:tcPr>
                                  <w:tcW w:w="805" w:type="dxa"/>
                                  <w:tcBorders>
                                    <w:top w:val="single" w:sz="6" w:space="0" w:color="5B5B64"/>
                                    <w:left w:val="single" w:sz="3" w:space="0" w:color="34383B"/>
                                    <w:bottom w:val="single" w:sz="6" w:space="0" w:color="5B5B64"/>
                                    <w:right w:val="single" w:sz="6" w:space="0" w:color="000000"/>
                                  </w:tcBorders>
                                </w:tcPr>
                                <w:p w14:paraId="0D0B9E25" w14:textId="1BA82156" w:rsidR="00FD464E" w:rsidRDefault="00FD464E" w:rsidP="00FD464E">
                                  <w:pPr>
                                    <w:pStyle w:val="TableParagraph"/>
                                    <w:ind w:left="196" w:right="125"/>
                                    <w:jc w:val="center"/>
                                    <w:rPr>
                                      <w:rFonts w:ascii="Courier New"/>
                                      <w:b/>
                                      <w:color w:val="384246"/>
                                      <w:sz w:val="24"/>
                                    </w:rPr>
                                  </w:pPr>
                                  <w:del w:id="0" w:author="Uji Hesti" w:date="2021-09-29T20:25:00Z">
                                    <w:r w:rsidDel="00EC34FD">
                                      <w:rPr>
                                        <w:rFonts w:ascii="Courier New"/>
                                        <w:b/>
                                        <w:color w:val="384246"/>
                                        <w:sz w:val="20"/>
                                      </w:rPr>
                                      <w:delText>R0</w:delText>
                                    </w:r>
                                  </w:del>
                                  <w:ins w:id="1" w:author="Uji Hesti" w:date="2021-09-29T20:25:00Z">
                                    <w:r w:rsidR="00EC34FD">
                                      <w:rPr>
                                        <w:rFonts w:ascii="Courier New"/>
                                        <w:b/>
                                        <w:color w:val="384246"/>
                                        <w:sz w:val="20"/>
                                      </w:rPr>
                                      <w:t>R</w:t>
                                    </w:r>
                                    <w:r w:rsidR="00EC34FD">
                                      <w:rPr>
                                        <w:rFonts w:ascii="Courier New"/>
                                        <w:b/>
                                        <w:color w:val="384246"/>
                                        <w:sz w:val="20"/>
                                      </w:rPr>
                                      <w:t>1</w:t>
                                    </w:r>
                                  </w:ins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6" w:space="0" w:color="5B5B64"/>
                                    <w:left w:val="single" w:sz="6" w:space="0" w:color="000000"/>
                                    <w:bottom w:val="single" w:sz="6" w:space="0" w:color="5B5B64"/>
                                    <w:right w:val="single" w:sz="6" w:space="0" w:color="000000"/>
                                  </w:tcBorders>
                                </w:tcPr>
                                <w:p w14:paraId="11BEA0F3" w14:textId="1C139212" w:rsidR="00FD464E" w:rsidRDefault="00FD464E" w:rsidP="00FD464E">
                                  <w:pPr>
                                    <w:pStyle w:val="TableParagraph"/>
                                    <w:ind w:left="193" w:right="102" w:hanging="170"/>
                                    <w:jc w:val="center"/>
                                    <w:rPr>
                                      <w:rFonts w:ascii="Courier New"/>
                                      <w:b/>
                                      <w:color w:val="384246"/>
                                      <w:sz w:val="24"/>
                                    </w:rPr>
                                  </w:pPr>
                                  <w:del w:id="2" w:author="Uji Hesti" w:date="2021-09-29T20:25:00Z">
                                    <w:r w:rsidDel="00EC34FD">
                                      <w:rPr>
                                        <w:rFonts w:ascii="Courier New"/>
                                        <w:b/>
                                        <w:color w:val="384246"/>
                                        <w:sz w:val="20"/>
                                      </w:rPr>
                                      <w:delText>13/06/2019</w:delText>
                                    </w:r>
                                  </w:del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5B5B64"/>
                                    <w:left w:val="single" w:sz="6" w:space="0" w:color="000000"/>
                                    <w:bottom w:val="single" w:sz="6" w:space="0" w:color="5B5B64"/>
                                    <w:right w:val="single" w:sz="3" w:space="0" w:color="2F3B3F"/>
                                  </w:tcBorders>
                                </w:tcPr>
                                <w:p w14:paraId="593143E5" w14:textId="77777777" w:rsidR="00FD464E" w:rsidRDefault="00FD464E" w:rsidP="00FD464E">
                                  <w:pPr>
                                    <w:pStyle w:val="TableParagraph"/>
                                    <w:ind w:left="-353" w:firstLine="425"/>
                                    <w:jc w:val="center"/>
                                    <w:rPr>
                                      <w:rFonts w:ascii="Courier New"/>
                                      <w:b/>
                                      <w:color w:val="384246"/>
                                      <w:w w:val="95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b/>
                                      <w:color w:val="384246"/>
                                      <w:w w:val="95"/>
                                      <w:sz w:val="20"/>
                                    </w:rPr>
                                    <w:t>SHE Management Plan for PTMC Project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single" w:sz="6" w:space="0" w:color="606467"/>
                                    <w:left w:val="single" w:sz="3" w:space="0" w:color="2F3B3F"/>
                                    <w:bottom w:val="single" w:sz="6" w:space="0" w:color="606467"/>
                                    <w:right w:val="single" w:sz="3" w:space="0" w:color="2F3B3F"/>
                                  </w:tcBorders>
                                </w:tcPr>
                                <w:p w14:paraId="52069C2E" w14:textId="77777777" w:rsidR="00FD464E" w:rsidRDefault="00FD464E" w:rsidP="00FD464E">
                                  <w:pPr>
                                    <w:pStyle w:val="TableParagraph"/>
                                    <w:spacing w:line="276" w:lineRule="auto"/>
                                    <w:ind w:left="117" w:right="138"/>
                                    <w:jc w:val="center"/>
                                    <w:rPr>
                                      <w:rFonts w:ascii="Courier New"/>
                                      <w:b/>
                                      <w:color w:val="384246"/>
                                      <w:sz w:val="20"/>
                                    </w:rPr>
                                  </w:pPr>
                                </w:p>
                                <w:p w14:paraId="62A27171" w14:textId="77777777" w:rsidR="00FD464E" w:rsidRDefault="00FD464E" w:rsidP="00FD464E">
                                  <w:pPr>
                                    <w:pStyle w:val="TableParagraph"/>
                                    <w:spacing w:line="276" w:lineRule="auto"/>
                                    <w:ind w:left="117" w:right="138"/>
                                    <w:jc w:val="center"/>
                                    <w:rPr>
                                      <w:rFonts w:ascii="Courier New"/>
                                      <w:b/>
                                      <w:color w:val="384246"/>
                                      <w:sz w:val="20"/>
                                    </w:rPr>
                                  </w:pPr>
                                </w:p>
                                <w:p w14:paraId="0CE6E900" w14:textId="77777777" w:rsidR="00FD464E" w:rsidRDefault="00FD464E" w:rsidP="00FD464E">
                                  <w:pPr>
                                    <w:pStyle w:val="TableParagraph"/>
                                    <w:spacing w:line="276" w:lineRule="auto"/>
                                    <w:ind w:left="117" w:right="138" w:hanging="114"/>
                                    <w:jc w:val="center"/>
                                    <w:rPr>
                                      <w:rFonts w:ascii="Courier New"/>
                                      <w:b/>
                                      <w:color w:val="384246"/>
                                      <w:sz w:val="20"/>
                                    </w:rPr>
                                  </w:pPr>
                                </w:p>
                                <w:p w14:paraId="11855C86" w14:textId="77777777" w:rsidR="00FD464E" w:rsidRDefault="00FD464E" w:rsidP="00FD464E">
                                  <w:pPr>
                                    <w:pStyle w:val="TableParagraph"/>
                                    <w:spacing w:line="276" w:lineRule="auto"/>
                                    <w:ind w:left="117" w:right="138"/>
                                    <w:jc w:val="center"/>
                                    <w:rPr>
                                      <w:rFonts w:ascii="Courier New"/>
                                      <w:b/>
                                      <w:color w:val="384246"/>
                                      <w:sz w:val="20"/>
                                    </w:rPr>
                                  </w:pPr>
                                </w:p>
                                <w:p w14:paraId="443B4B02" w14:textId="77777777" w:rsidR="00FD464E" w:rsidRDefault="00FD464E" w:rsidP="00FD464E">
                                  <w:pPr>
                                    <w:pStyle w:val="TableParagraph"/>
                                    <w:spacing w:line="276" w:lineRule="auto"/>
                                    <w:ind w:left="477" w:right="138" w:hanging="332"/>
                                    <w:jc w:val="center"/>
                                    <w:rPr>
                                      <w:rFonts w:ascii="Courier New"/>
                                      <w:b/>
                                      <w:color w:val="38424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b/>
                                      <w:color w:val="384246"/>
                                      <w:sz w:val="20"/>
                                    </w:rPr>
                                    <w:t>M. Nasuka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6" w:space="0" w:color="606467"/>
                                    <w:left w:val="single" w:sz="3" w:space="0" w:color="2F3B3F"/>
                                    <w:bottom w:val="single" w:sz="6" w:space="0" w:color="606467"/>
                                    <w:right w:val="single" w:sz="3" w:space="0" w:color="343B3F"/>
                                  </w:tcBorders>
                                </w:tcPr>
                                <w:p w14:paraId="31B96CC3" w14:textId="77777777" w:rsidR="00FD464E" w:rsidRDefault="00FD464E" w:rsidP="00FD464E">
                                  <w:pPr>
                                    <w:pStyle w:val="TableParagraph"/>
                                    <w:spacing w:line="276" w:lineRule="auto"/>
                                    <w:ind w:left="122"/>
                                    <w:jc w:val="center"/>
                                    <w:rPr>
                                      <w:rFonts w:ascii="Courier New"/>
                                      <w:b/>
                                      <w:color w:val="384246"/>
                                      <w:sz w:val="20"/>
                                    </w:rPr>
                                  </w:pPr>
                                </w:p>
                                <w:p w14:paraId="318E30EF" w14:textId="77777777" w:rsidR="00FD464E" w:rsidRDefault="00FD464E" w:rsidP="00FD464E">
                                  <w:pPr>
                                    <w:pStyle w:val="TableParagraph"/>
                                    <w:spacing w:line="276" w:lineRule="auto"/>
                                    <w:ind w:left="122"/>
                                    <w:jc w:val="center"/>
                                    <w:rPr>
                                      <w:rFonts w:ascii="Courier New"/>
                                      <w:b/>
                                      <w:color w:val="384246"/>
                                      <w:sz w:val="20"/>
                                    </w:rPr>
                                  </w:pPr>
                                </w:p>
                                <w:p w14:paraId="36F80E3A" w14:textId="77777777" w:rsidR="00FD464E" w:rsidRDefault="00FD464E" w:rsidP="00FD464E">
                                  <w:pPr>
                                    <w:pStyle w:val="TableParagraph"/>
                                    <w:spacing w:line="276" w:lineRule="auto"/>
                                    <w:ind w:left="122"/>
                                    <w:jc w:val="center"/>
                                    <w:rPr>
                                      <w:rFonts w:ascii="Courier New"/>
                                      <w:b/>
                                      <w:color w:val="384246"/>
                                      <w:sz w:val="20"/>
                                    </w:rPr>
                                  </w:pPr>
                                </w:p>
                                <w:p w14:paraId="654692E5" w14:textId="77777777" w:rsidR="00FD464E" w:rsidRDefault="00FD464E" w:rsidP="00FD464E">
                                  <w:pPr>
                                    <w:pStyle w:val="TableParagraph"/>
                                    <w:spacing w:line="276" w:lineRule="auto"/>
                                    <w:ind w:left="122"/>
                                    <w:jc w:val="center"/>
                                    <w:rPr>
                                      <w:rFonts w:ascii="Courier New"/>
                                      <w:b/>
                                      <w:color w:val="384246"/>
                                      <w:sz w:val="20"/>
                                    </w:rPr>
                                  </w:pPr>
                                </w:p>
                                <w:p w14:paraId="5F7E5480" w14:textId="77777777" w:rsidR="00FD464E" w:rsidRDefault="00FD464E" w:rsidP="00FD464E">
                                  <w:pPr>
                                    <w:pStyle w:val="TableParagraph"/>
                                    <w:spacing w:line="276" w:lineRule="auto"/>
                                    <w:ind w:left="122"/>
                                    <w:jc w:val="center"/>
                                    <w:rPr>
                                      <w:rFonts w:ascii="Courier New"/>
                                      <w:b/>
                                      <w:color w:val="38424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b/>
                                      <w:color w:val="384246"/>
                                      <w:sz w:val="20"/>
                                    </w:rPr>
                                    <w:t>Agung Sarono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  <w:tcBorders>
                                    <w:top w:val="single" w:sz="3" w:space="0" w:color="2F3438"/>
                                    <w:left w:val="single" w:sz="3" w:space="0" w:color="343B3F"/>
                                    <w:bottom w:val="single" w:sz="3" w:space="0" w:color="2F3438"/>
                                    <w:right w:val="single" w:sz="3" w:space="0" w:color="2B3438"/>
                                  </w:tcBorders>
                                </w:tcPr>
                                <w:p w14:paraId="0C7C8F44" w14:textId="77777777" w:rsidR="00FD464E" w:rsidRDefault="00FD464E" w:rsidP="00FD464E">
                                  <w:pPr>
                                    <w:pStyle w:val="TableParagraph"/>
                                    <w:ind w:left="170"/>
                                    <w:rPr>
                                      <w:rFonts w:ascii="Courier New"/>
                                      <w:b/>
                                      <w:color w:val="38424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BDE19EB" w14:textId="77777777" w:rsidR="00355B14" w:rsidRDefault="00355B14" w:rsidP="00640C20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85909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7.35pt;margin-top:74.5pt;width:498.6pt;height:700.0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" filled="f" stroked="f">
                <v:textbox inset="0,0,0,0">
                  <w:txbxContent>
                    <w:tbl>
                      <w:tblPr>
                        <w:tblW w:w="9825" w:type="dxa"/>
                        <w:tblBorders>
                          <w:top w:val="single" w:sz="3" w:space="0" w:color="5B6067"/>
                          <w:left w:val="single" w:sz="3" w:space="0" w:color="5B6067"/>
                          <w:bottom w:val="single" w:sz="3" w:space="0" w:color="5B6067"/>
                          <w:right w:val="single" w:sz="3" w:space="0" w:color="5B6067"/>
                          <w:insideH w:val="single" w:sz="3" w:space="0" w:color="5B6067"/>
                          <w:insideV w:val="single" w:sz="3" w:space="0" w:color="5B6067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05"/>
                        <w:gridCol w:w="1368"/>
                        <w:gridCol w:w="2912"/>
                        <w:gridCol w:w="1560"/>
                        <w:gridCol w:w="1701"/>
                        <w:gridCol w:w="1469"/>
                        <w:gridCol w:w="10"/>
                      </w:tblGrid>
                      <w:tr w:rsidR="00355B14" w14:paraId="144E15C1" w14:textId="77777777" w:rsidTr="00C9019E">
                        <w:trPr>
                          <w:trHeight w:hRule="exact" w:val="6314"/>
                        </w:trPr>
                        <w:tc>
                          <w:tcPr>
                            <w:tcW w:w="9825" w:type="dxa"/>
                            <w:gridSpan w:val="7"/>
                            <w:tcBorders>
                              <w:left w:val="double" w:sz="5" w:space="0" w:color="444B4F"/>
                              <w:bottom w:val="single" w:sz="6" w:space="0" w:color="606467"/>
                              <w:right w:val="single" w:sz="6" w:space="0" w:color="606B6B"/>
                            </w:tcBorders>
                          </w:tcPr>
                          <w:p w14:paraId="6868B8E5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  <w:p w14:paraId="148A20A1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  <w:p w14:paraId="1212887F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  <w:p w14:paraId="6C0B38F7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  <w:p w14:paraId="05954ADA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  <w:p w14:paraId="4B654F0F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  <w:p w14:paraId="0896BF54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  <w:p w14:paraId="1A36BAEE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  <w:p w14:paraId="40AE05E4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  <w:p w14:paraId="6F24D5F7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  <w:p w14:paraId="73315246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  <w:p w14:paraId="462E36D9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  <w:p w14:paraId="75FB0090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  <w:p w14:paraId="39519D6F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  <w:p w14:paraId="0B116E63" w14:textId="77777777" w:rsidR="00355B14" w:rsidRDefault="00355B14">
                            <w:pPr>
                              <w:pStyle w:val="TableParagraph"/>
                              <w:spacing w:before="63"/>
                              <w:ind w:left="1831"/>
                              <w:rPr>
                                <w:rFonts w:ascii="Times New Roman" w:hAnsi="Times New Roman"/>
                                <w:sz w:val="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BABCBC"/>
                                <w:w w:val="105"/>
                                <w:sz w:val="8"/>
                              </w:rPr>
                              <w:t>•.</w:t>
                            </w:r>
                          </w:p>
                          <w:p w14:paraId="36C4953F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  <w:p w14:paraId="2E9E5E17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  <w:p w14:paraId="0C8C67C8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  <w:p w14:paraId="01762BD1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  <w:p w14:paraId="2D7BA155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  <w:p w14:paraId="7AE8FA64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  <w:p w14:paraId="56DAC2BA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  <w:p w14:paraId="216D4D7D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  <w:p w14:paraId="794267CF" w14:textId="77777777" w:rsidR="00355B14" w:rsidRDefault="00355B14">
                            <w:pPr>
                              <w:pStyle w:val="TableParagraph"/>
                              <w:spacing w:before="9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  <w:p w14:paraId="03956145" w14:textId="77777777" w:rsidR="00355B14" w:rsidRDefault="00355B14">
                            <w:pPr>
                              <w:pStyle w:val="TableParagraph"/>
                              <w:ind w:left="1687"/>
                              <w:rPr>
                                <w:sz w:val="17"/>
                              </w:rPr>
                            </w:pPr>
                          </w:p>
                          <w:p w14:paraId="14C14B4B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 w14:paraId="56722AB3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 w14:paraId="74DD068A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 w14:paraId="5E50E374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 w14:paraId="6032B4C7" w14:textId="77777777" w:rsidR="00355B14" w:rsidRDefault="00355B14" w:rsidP="00FD464E">
                            <w:pPr>
                              <w:pStyle w:val="TableParagraph"/>
                              <w:spacing w:line="474" w:lineRule="exact"/>
                              <w:jc w:val="center"/>
                              <w:rPr>
                                <w:b/>
                                <w:sz w:val="21"/>
                              </w:rPr>
                            </w:pPr>
                          </w:p>
                        </w:tc>
                      </w:tr>
                      <w:tr w:rsidR="00355B14" w14:paraId="52EC4134" w14:textId="77777777" w:rsidTr="00C9019E">
                        <w:trPr>
                          <w:trHeight w:hRule="exact" w:val="1987"/>
                        </w:trPr>
                        <w:tc>
                          <w:tcPr>
                            <w:tcW w:w="9825" w:type="dxa"/>
                            <w:gridSpan w:val="7"/>
                            <w:tcBorders>
                              <w:top w:val="single" w:sz="6" w:space="0" w:color="606467"/>
                              <w:left w:val="double" w:sz="5" w:space="0" w:color="444B4F"/>
                              <w:bottom w:val="single" w:sz="6" w:space="0" w:color="647474"/>
                              <w:right w:val="single" w:sz="3" w:space="0" w:color="2B343B"/>
                            </w:tcBorders>
                          </w:tcPr>
                          <w:p w14:paraId="12A55054" w14:textId="77777777" w:rsidR="00355B14" w:rsidRDefault="00355B14" w:rsidP="00FD464E">
                            <w:pPr>
                              <w:pStyle w:val="TableParagraph"/>
                              <w:spacing w:before="204" w:after="240"/>
                              <w:ind w:left="2459" w:right="2446"/>
                              <w:jc w:val="center"/>
                              <w:rPr>
                                <w:b/>
                                <w:color w:val="384246"/>
                                <w:w w:val="105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384246"/>
                                <w:w w:val="105"/>
                                <w:sz w:val="27"/>
                              </w:rPr>
                              <w:t xml:space="preserve">SHE MANAGEMENT PLAN </w:t>
                            </w:r>
                          </w:p>
                          <w:p w14:paraId="6B07575E" w14:textId="77777777" w:rsidR="00355B14" w:rsidRDefault="00355B14" w:rsidP="00FD464E">
                            <w:pPr>
                              <w:pStyle w:val="TableParagraph"/>
                              <w:spacing w:before="204" w:after="240"/>
                              <w:ind w:left="2459" w:right="2446"/>
                              <w:jc w:val="center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384246"/>
                                <w:w w:val="105"/>
                                <w:sz w:val="27"/>
                              </w:rPr>
                              <w:t>For</w:t>
                            </w:r>
                          </w:p>
                          <w:p w14:paraId="13AF9B7A" w14:textId="77777777" w:rsidR="00355B14" w:rsidRDefault="00355B14" w:rsidP="00FD464E">
                            <w:pPr>
                              <w:pStyle w:val="TableParagraph"/>
                              <w:spacing w:before="1" w:after="240"/>
                              <w:ind w:left="1290" w:right="1323"/>
                              <w:jc w:val="center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384246"/>
                                <w:w w:val="105"/>
                                <w:sz w:val="27"/>
                              </w:rPr>
                              <w:t>PT MARUWAI COAL</w:t>
                            </w:r>
                            <w:r w:rsidR="00306B74">
                              <w:rPr>
                                <w:b/>
                                <w:color w:val="384246"/>
                                <w:w w:val="105"/>
                                <w:sz w:val="27"/>
                              </w:rPr>
                              <w:t xml:space="preserve"> </w:t>
                            </w:r>
                            <w:r w:rsidR="00FD464E">
                              <w:rPr>
                                <w:b/>
                                <w:color w:val="384246"/>
                                <w:w w:val="105"/>
                                <w:sz w:val="27"/>
                              </w:rPr>
                              <w:t>(PTMC) PROJECT</w:t>
                            </w:r>
                          </w:p>
                        </w:tc>
                      </w:tr>
                      <w:tr w:rsidR="00355B14" w14:paraId="2C5DE40A" w14:textId="77777777" w:rsidTr="00C9019E">
                        <w:trPr>
                          <w:trHeight w:hRule="exact" w:val="2844"/>
                        </w:trPr>
                        <w:tc>
                          <w:tcPr>
                            <w:tcW w:w="9825" w:type="dxa"/>
                            <w:gridSpan w:val="7"/>
                            <w:tcBorders>
                              <w:top w:val="single" w:sz="6" w:space="0" w:color="647474"/>
                              <w:left w:val="double" w:sz="5" w:space="0" w:color="444B4F"/>
                              <w:bottom w:val="single" w:sz="6" w:space="0" w:color="576064"/>
                              <w:right w:val="single" w:sz="3" w:space="0" w:color="2B343B"/>
                            </w:tcBorders>
                          </w:tcPr>
                          <w:p w14:paraId="4C8E5656" w14:textId="77777777" w:rsidR="00355B14" w:rsidRDefault="00355B14">
                            <w:pPr>
                              <w:pStyle w:val="TableParagraph"/>
                              <w:spacing w:before="10"/>
                              <w:rPr>
                                <w:rFonts w:ascii="Times New Roman"/>
                                <w:sz w:val="25"/>
                              </w:rPr>
                            </w:pPr>
                          </w:p>
                          <w:p w14:paraId="0B92F10B" w14:textId="77777777" w:rsidR="00355B14" w:rsidRDefault="00355B14">
                            <w:pPr>
                              <w:pStyle w:val="TableParagraph"/>
                              <w:ind w:left="2881"/>
                              <w:rPr>
                                <w:b/>
                                <w:sz w:val="27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384246"/>
                                <w:sz w:val="27"/>
                              </w:rPr>
                              <w:t>Doc.No</w:t>
                            </w:r>
                            <w:proofErr w:type="spellEnd"/>
                            <w:r>
                              <w:rPr>
                                <w:b/>
                                <w:color w:val="384246"/>
                                <w:sz w:val="27"/>
                              </w:rPr>
                              <w:t>.:</w:t>
                            </w:r>
                            <w:r>
                              <w:rPr>
                                <w:b/>
                                <w:color w:val="384246"/>
                                <w:spacing w:val="72"/>
                                <w:sz w:val="27"/>
                              </w:rPr>
                              <w:t xml:space="preserve"> </w:t>
                            </w:r>
                          </w:p>
                          <w:p w14:paraId="1F35F7A2" w14:textId="77777777" w:rsidR="00355B14" w:rsidRDefault="00355B14">
                            <w:pPr>
                              <w:pStyle w:val="TableParagraph"/>
                              <w:spacing w:before="168"/>
                              <w:ind w:right="1588"/>
                              <w:jc w:val="right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CDCFD1"/>
                                <w:w w:val="95"/>
                                <w:sz w:val="19"/>
                              </w:rPr>
                              <w:t>.,</w:t>
                            </w:r>
                          </w:p>
                          <w:p w14:paraId="7469C403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18918FD8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2348028D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1C968DBA" w14:textId="77777777" w:rsidR="00355B14" w:rsidRDefault="00355B14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56C7DC61" w14:textId="77777777" w:rsidR="00355B14" w:rsidRDefault="00355B14">
                            <w:pPr>
                              <w:pStyle w:val="TableParagraph"/>
                              <w:spacing w:before="2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 w14:paraId="4C5E5DD6" w14:textId="77777777" w:rsidR="00355B14" w:rsidRDefault="00355B14">
                            <w:pPr>
                              <w:pStyle w:val="TableParagraph"/>
                              <w:spacing w:line="141" w:lineRule="exact"/>
                              <w:ind w:left="815"/>
                              <w:rPr>
                                <w:rFonts w:ascii="Times New Roman"/>
                                <w:sz w:val="6"/>
                              </w:rPr>
                            </w:pPr>
                            <w:r>
                              <w:rPr>
                                <w:rFonts w:ascii="Times New Roman"/>
                                <w:color w:val="AAAABF"/>
                                <w:w w:val="80"/>
                                <w:sz w:val="18"/>
                              </w:rPr>
                              <w:t xml:space="preserve">.. </w:t>
                            </w:r>
                            <w:r>
                              <w:rPr>
                                <w:rFonts w:ascii="Times New Roman"/>
                                <w:color w:val="AAAABF"/>
                                <w:w w:val="80"/>
                                <w:sz w:val="6"/>
                              </w:rPr>
                              <w:t>':.</w:t>
                            </w:r>
                          </w:p>
                          <w:p w14:paraId="5B42CA75" w14:textId="77777777" w:rsidR="00355B14" w:rsidRDefault="00355B14">
                            <w:pPr>
                              <w:pStyle w:val="TableParagraph"/>
                              <w:spacing w:line="604" w:lineRule="exact"/>
                              <w:ind w:right="640"/>
                              <w:jc w:val="right"/>
                              <w:rPr>
                                <w:rFonts w:ascii="Times New Roman"/>
                                <w:i/>
                                <w:sz w:val="64"/>
                              </w:rPr>
                            </w:pPr>
                          </w:p>
                        </w:tc>
                      </w:tr>
                      <w:tr w:rsidR="00FD464E" w14:paraId="38220AF8" w14:textId="77777777" w:rsidTr="00C9019E">
                        <w:trPr>
                          <w:gridAfter w:val="1"/>
                          <w:wAfter w:w="10" w:type="dxa"/>
                          <w:trHeight w:hRule="exact" w:val="436"/>
                        </w:trPr>
                        <w:tc>
                          <w:tcPr>
                            <w:tcW w:w="805" w:type="dxa"/>
                            <w:tcBorders>
                              <w:top w:val="single" w:sz="6" w:space="0" w:color="5B5B64"/>
                              <w:left w:val="single" w:sz="3" w:space="0" w:color="34383B"/>
                              <w:bottom w:val="single" w:sz="6" w:space="0" w:color="5B5B64"/>
                              <w:right w:val="single" w:sz="6" w:space="0" w:color="000000"/>
                            </w:tcBorders>
                            <w:shd w:val="clear" w:color="auto" w:fill="D9D9D9" w:themeFill="background1" w:themeFillShade="D9"/>
                          </w:tcPr>
                          <w:p w14:paraId="29021EF0" w14:textId="77777777" w:rsidR="00FD464E" w:rsidRDefault="00FD464E" w:rsidP="00FD464E">
                            <w:pPr>
                              <w:pStyle w:val="TableParagraph"/>
                              <w:spacing w:before="81"/>
                              <w:ind w:left="196" w:right="125"/>
                              <w:jc w:val="center"/>
                              <w:rPr>
                                <w:rFonts w:ascii="Courier New"/>
                                <w:b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384246"/>
                              </w:rPr>
                              <w:t>REV</w:t>
                            </w: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6" w:space="0" w:color="5B5B64"/>
                              <w:left w:val="single" w:sz="6" w:space="0" w:color="000000"/>
                              <w:bottom w:val="single" w:sz="6" w:space="0" w:color="5B5B64"/>
                              <w:right w:val="single" w:sz="6" w:space="0" w:color="000000"/>
                            </w:tcBorders>
                            <w:shd w:val="clear" w:color="auto" w:fill="D9D9D9" w:themeFill="background1" w:themeFillShade="D9"/>
                          </w:tcPr>
                          <w:p w14:paraId="5169A5B8" w14:textId="77777777" w:rsidR="00FD464E" w:rsidRDefault="00FD464E" w:rsidP="00FD464E">
                            <w:pPr>
                              <w:pStyle w:val="TableParagraph"/>
                              <w:spacing w:before="81"/>
                              <w:ind w:left="193" w:right="102"/>
                              <w:jc w:val="center"/>
                              <w:rPr>
                                <w:rFonts w:ascii="Courier New"/>
                                <w:b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384246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5B5B64"/>
                              <w:left w:val="single" w:sz="6" w:space="0" w:color="000000"/>
                              <w:bottom w:val="single" w:sz="6" w:space="0" w:color="5B5B64"/>
                              <w:right w:val="single" w:sz="3" w:space="0" w:color="2F3B3F"/>
                            </w:tcBorders>
                            <w:shd w:val="clear" w:color="auto" w:fill="D9D9D9" w:themeFill="background1" w:themeFillShade="D9"/>
                          </w:tcPr>
                          <w:p w14:paraId="5D075716" w14:textId="77777777" w:rsidR="00FD464E" w:rsidRDefault="00FD464E" w:rsidP="00FD464E">
                            <w:pPr>
                              <w:pStyle w:val="TableParagraph"/>
                              <w:spacing w:before="81"/>
                              <w:ind w:left="558" w:right="557"/>
                              <w:jc w:val="center"/>
                              <w:rPr>
                                <w:rFonts w:ascii="Courier New"/>
                                <w:b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384246"/>
                                <w:w w:val="95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single" w:sz="6" w:space="0" w:color="606467"/>
                              <w:left w:val="single" w:sz="3" w:space="0" w:color="2F3B3F"/>
                              <w:bottom w:val="single" w:sz="6" w:space="0" w:color="606467"/>
                              <w:right w:val="single" w:sz="3" w:space="0" w:color="2F3B3F"/>
                            </w:tcBorders>
                            <w:shd w:val="clear" w:color="auto" w:fill="D9D9D9" w:themeFill="background1" w:themeFillShade="D9"/>
                          </w:tcPr>
                          <w:p w14:paraId="7DA4DFA0" w14:textId="77777777" w:rsidR="00FD464E" w:rsidRDefault="00FD464E" w:rsidP="00FD464E">
                            <w:pPr>
                              <w:pStyle w:val="TableParagraph"/>
                              <w:spacing w:before="73"/>
                              <w:ind w:left="117" w:right="138"/>
                              <w:jc w:val="center"/>
                              <w:rPr>
                                <w:rFonts w:ascii="Courier New"/>
                                <w:b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384246"/>
                              </w:rPr>
                              <w:t>PREPARED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6" w:space="0" w:color="606467"/>
                              <w:left w:val="single" w:sz="3" w:space="0" w:color="2F3B3F"/>
                              <w:bottom w:val="single" w:sz="6" w:space="0" w:color="606467"/>
                              <w:right w:val="single" w:sz="3" w:space="0" w:color="343B3F"/>
                            </w:tcBorders>
                            <w:shd w:val="clear" w:color="auto" w:fill="D9D9D9" w:themeFill="background1" w:themeFillShade="D9"/>
                          </w:tcPr>
                          <w:p w14:paraId="3923E7E6" w14:textId="77777777" w:rsidR="00FD464E" w:rsidRDefault="00FD464E" w:rsidP="00FD464E">
                            <w:pPr>
                              <w:pStyle w:val="TableParagraph"/>
                              <w:spacing w:before="66"/>
                              <w:ind w:left="122"/>
                              <w:rPr>
                                <w:rFonts w:ascii="Courier New"/>
                                <w:b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384246"/>
                              </w:rPr>
                              <w:t>CHECKED</w:t>
                            </w:r>
                          </w:p>
                        </w:tc>
                        <w:tc>
                          <w:tcPr>
                            <w:tcW w:w="1469" w:type="dxa"/>
                            <w:tcBorders>
                              <w:top w:val="single" w:sz="3" w:space="0" w:color="2F3438"/>
                              <w:left w:val="single" w:sz="3" w:space="0" w:color="343B3F"/>
                              <w:bottom w:val="single" w:sz="3" w:space="0" w:color="2F3438"/>
                              <w:right w:val="single" w:sz="3" w:space="0" w:color="2B3438"/>
                            </w:tcBorders>
                            <w:shd w:val="clear" w:color="auto" w:fill="D9D9D9" w:themeFill="background1" w:themeFillShade="D9"/>
                          </w:tcPr>
                          <w:p w14:paraId="31843640" w14:textId="77777777" w:rsidR="00FD464E" w:rsidRDefault="00FD464E" w:rsidP="00FD464E">
                            <w:pPr>
                              <w:pStyle w:val="TableParagraph"/>
                              <w:spacing w:before="70"/>
                              <w:ind w:left="170"/>
                              <w:rPr>
                                <w:rFonts w:ascii="Courier New"/>
                                <w:b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384246"/>
                              </w:rPr>
                              <w:t>APPROVED</w:t>
                            </w:r>
                          </w:p>
                        </w:tc>
                      </w:tr>
                      <w:tr w:rsidR="00FD464E" w14:paraId="2190D23C" w14:textId="77777777" w:rsidTr="00C9019E">
                        <w:trPr>
                          <w:gridAfter w:val="1"/>
                          <w:wAfter w:w="10" w:type="dxa"/>
                          <w:trHeight w:hRule="exact" w:val="1477"/>
                        </w:trPr>
                        <w:tc>
                          <w:tcPr>
                            <w:tcW w:w="805" w:type="dxa"/>
                            <w:tcBorders>
                              <w:top w:val="single" w:sz="6" w:space="0" w:color="5B5B64"/>
                              <w:left w:val="single" w:sz="3" w:space="0" w:color="34383B"/>
                              <w:bottom w:val="single" w:sz="6" w:space="0" w:color="5B5B64"/>
                              <w:right w:val="single" w:sz="6" w:space="0" w:color="000000"/>
                            </w:tcBorders>
                          </w:tcPr>
                          <w:p w14:paraId="0D0B9E25" w14:textId="1BA82156" w:rsidR="00FD464E" w:rsidRDefault="00FD464E" w:rsidP="00FD464E">
                            <w:pPr>
                              <w:pStyle w:val="TableParagraph"/>
                              <w:ind w:left="196" w:right="125"/>
                              <w:jc w:val="center"/>
                              <w:rPr>
                                <w:rFonts w:ascii="Courier New"/>
                                <w:b/>
                                <w:color w:val="384246"/>
                                <w:sz w:val="24"/>
                              </w:rPr>
                            </w:pPr>
                            <w:del w:id="3" w:author="Uji Hesti" w:date="2021-09-29T20:25:00Z">
                              <w:r w:rsidDel="00EC34FD">
                                <w:rPr>
                                  <w:rFonts w:ascii="Courier New"/>
                                  <w:b/>
                                  <w:color w:val="384246"/>
                                  <w:sz w:val="20"/>
                                </w:rPr>
                                <w:delText>R0</w:delText>
                              </w:r>
                            </w:del>
                            <w:ins w:id="4" w:author="Uji Hesti" w:date="2021-09-29T20:25:00Z">
                              <w:r w:rsidR="00EC34FD">
                                <w:rPr>
                                  <w:rFonts w:ascii="Courier New"/>
                                  <w:b/>
                                  <w:color w:val="384246"/>
                                  <w:sz w:val="20"/>
                                </w:rPr>
                                <w:t>R</w:t>
                              </w:r>
                              <w:r w:rsidR="00EC34FD">
                                <w:rPr>
                                  <w:rFonts w:ascii="Courier New"/>
                                  <w:b/>
                                  <w:color w:val="384246"/>
                                  <w:sz w:val="20"/>
                                </w:rPr>
                                <w:t>1</w:t>
                              </w:r>
                            </w:ins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6" w:space="0" w:color="5B5B64"/>
                              <w:left w:val="single" w:sz="6" w:space="0" w:color="000000"/>
                              <w:bottom w:val="single" w:sz="6" w:space="0" w:color="5B5B64"/>
                              <w:right w:val="single" w:sz="6" w:space="0" w:color="000000"/>
                            </w:tcBorders>
                          </w:tcPr>
                          <w:p w14:paraId="11BEA0F3" w14:textId="1C139212" w:rsidR="00FD464E" w:rsidRDefault="00FD464E" w:rsidP="00FD464E">
                            <w:pPr>
                              <w:pStyle w:val="TableParagraph"/>
                              <w:ind w:left="193" w:right="102" w:hanging="170"/>
                              <w:jc w:val="center"/>
                              <w:rPr>
                                <w:rFonts w:ascii="Courier New"/>
                                <w:b/>
                                <w:color w:val="384246"/>
                                <w:sz w:val="24"/>
                              </w:rPr>
                            </w:pPr>
                            <w:del w:id="5" w:author="Uji Hesti" w:date="2021-09-29T20:25:00Z">
                              <w:r w:rsidDel="00EC34FD">
                                <w:rPr>
                                  <w:rFonts w:ascii="Courier New"/>
                                  <w:b/>
                                  <w:color w:val="384246"/>
                                  <w:sz w:val="20"/>
                                </w:rPr>
                                <w:delText>13/06/2019</w:delText>
                              </w:r>
                            </w:del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5B5B64"/>
                              <w:left w:val="single" w:sz="6" w:space="0" w:color="000000"/>
                              <w:bottom w:val="single" w:sz="6" w:space="0" w:color="5B5B64"/>
                              <w:right w:val="single" w:sz="3" w:space="0" w:color="2F3B3F"/>
                            </w:tcBorders>
                          </w:tcPr>
                          <w:p w14:paraId="593143E5" w14:textId="77777777" w:rsidR="00FD464E" w:rsidRDefault="00FD464E" w:rsidP="00FD464E">
                            <w:pPr>
                              <w:pStyle w:val="TableParagraph"/>
                              <w:ind w:left="-353" w:firstLine="425"/>
                              <w:jc w:val="center"/>
                              <w:rPr>
                                <w:rFonts w:ascii="Courier New"/>
                                <w:b/>
                                <w:color w:val="384246"/>
                                <w:w w:val="95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384246"/>
                                <w:w w:val="95"/>
                                <w:sz w:val="20"/>
                              </w:rPr>
                              <w:t>SHE Management Plan for PTMC Project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single" w:sz="6" w:space="0" w:color="606467"/>
                              <w:left w:val="single" w:sz="3" w:space="0" w:color="2F3B3F"/>
                              <w:bottom w:val="single" w:sz="6" w:space="0" w:color="606467"/>
                              <w:right w:val="single" w:sz="3" w:space="0" w:color="2F3B3F"/>
                            </w:tcBorders>
                          </w:tcPr>
                          <w:p w14:paraId="52069C2E" w14:textId="77777777" w:rsidR="00FD464E" w:rsidRDefault="00FD464E" w:rsidP="00FD464E">
                            <w:pPr>
                              <w:pStyle w:val="TableParagraph"/>
                              <w:spacing w:line="276" w:lineRule="auto"/>
                              <w:ind w:left="117" w:right="138"/>
                              <w:jc w:val="center"/>
                              <w:rPr>
                                <w:rFonts w:ascii="Courier New"/>
                                <w:b/>
                                <w:color w:val="384246"/>
                                <w:sz w:val="20"/>
                              </w:rPr>
                            </w:pPr>
                          </w:p>
                          <w:p w14:paraId="62A27171" w14:textId="77777777" w:rsidR="00FD464E" w:rsidRDefault="00FD464E" w:rsidP="00FD464E">
                            <w:pPr>
                              <w:pStyle w:val="TableParagraph"/>
                              <w:spacing w:line="276" w:lineRule="auto"/>
                              <w:ind w:left="117" w:right="138"/>
                              <w:jc w:val="center"/>
                              <w:rPr>
                                <w:rFonts w:ascii="Courier New"/>
                                <w:b/>
                                <w:color w:val="384246"/>
                                <w:sz w:val="20"/>
                              </w:rPr>
                            </w:pPr>
                          </w:p>
                          <w:p w14:paraId="0CE6E900" w14:textId="77777777" w:rsidR="00FD464E" w:rsidRDefault="00FD464E" w:rsidP="00FD464E">
                            <w:pPr>
                              <w:pStyle w:val="TableParagraph"/>
                              <w:spacing w:line="276" w:lineRule="auto"/>
                              <w:ind w:left="117" w:right="138" w:hanging="114"/>
                              <w:jc w:val="center"/>
                              <w:rPr>
                                <w:rFonts w:ascii="Courier New"/>
                                <w:b/>
                                <w:color w:val="384246"/>
                                <w:sz w:val="20"/>
                              </w:rPr>
                            </w:pPr>
                          </w:p>
                          <w:p w14:paraId="11855C86" w14:textId="77777777" w:rsidR="00FD464E" w:rsidRDefault="00FD464E" w:rsidP="00FD464E">
                            <w:pPr>
                              <w:pStyle w:val="TableParagraph"/>
                              <w:spacing w:line="276" w:lineRule="auto"/>
                              <w:ind w:left="117" w:right="138"/>
                              <w:jc w:val="center"/>
                              <w:rPr>
                                <w:rFonts w:ascii="Courier New"/>
                                <w:b/>
                                <w:color w:val="384246"/>
                                <w:sz w:val="20"/>
                              </w:rPr>
                            </w:pPr>
                          </w:p>
                          <w:p w14:paraId="443B4B02" w14:textId="77777777" w:rsidR="00FD464E" w:rsidRDefault="00FD464E" w:rsidP="00FD464E">
                            <w:pPr>
                              <w:pStyle w:val="TableParagraph"/>
                              <w:spacing w:line="276" w:lineRule="auto"/>
                              <w:ind w:left="477" w:right="138" w:hanging="332"/>
                              <w:jc w:val="center"/>
                              <w:rPr>
                                <w:rFonts w:ascii="Courier New"/>
                                <w:b/>
                                <w:color w:val="384246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384246"/>
                                <w:sz w:val="20"/>
                              </w:rPr>
                              <w:t>M. Nasuka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6" w:space="0" w:color="606467"/>
                              <w:left w:val="single" w:sz="3" w:space="0" w:color="2F3B3F"/>
                              <w:bottom w:val="single" w:sz="6" w:space="0" w:color="606467"/>
                              <w:right w:val="single" w:sz="3" w:space="0" w:color="343B3F"/>
                            </w:tcBorders>
                          </w:tcPr>
                          <w:p w14:paraId="31B96CC3" w14:textId="77777777" w:rsidR="00FD464E" w:rsidRDefault="00FD464E" w:rsidP="00FD464E">
                            <w:pPr>
                              <w:pStyle w:val="TableParagraph"/>
                              <w:spacing w:line="276" w:lineRule="auto"/>
                              <w:ind w:left="122"/>
                              <w:jc w:val="center"/>
                              <w:rPr>
                                <w:rFonts w:ascii="Courier New"/>
                                <w:b/>
                                <w:color w:val="384246"/>
                                <w:sz w:val="20"/>
                              </w:rPr>
                            </w:pPr>
                          </w:p>
                          <w:p w14:paraId="318E30EF" w14:textId="77777777" w:rsidR="00FD464E" w:rsidRDefault="00FD464E" w:rsidP="00FD464E">
                            <w:pPr>
                              <w:pStyle w:val="TableParagraph"/>
                              <w:spacing w:line="276" w:lineRule="auto"/>
                              <w:ind w:left="122"/>
                              <w:jc w:val="center"/>
                              <w:rPr>
                                <w:rFonts w:ascii="Courier New"/>
                                <w:b/>
                                <w:color w:val="384246"/>
                                <w:sz w:val="20"/>
                              </w:rPr>
                            </w:pPr>
                          </w:p>
                          <w:p w14:paraId="36F80E3A" w14:textId="77777777" w:rsidR="00FD464E" w:rsidRDefault="00FD464E" w:rsidP="00FD464E">
                            <w:pPr>
                              <w:pStyle w:val="TableParagraph"/>
                              <w:spacing w:line="276" w:lineRule="auto"/>
                              <w:ind w:left="122"/>
                              <w:jc w:val="center"/>
                              <w:rPr>
                                <w:rFonts w:ascii="Courier New"/>
                                <w:b/>
                                <w:color w:val="384246"/>
                                <w:sz w:val="20"/>
                              </w:rPr>
                            </w:pPr>
                          </w:p>
                          <w:p w14:paraId="654692E5" w14:textId="77777777" w:rsidR="00FD464E" w:rsidRDefault="00FD464E" w:rsidP="00FD464E">
                            <w:pPr>
                              <w:pStyle w:val="TableParagraph"/>
                              <w:spacing w:line="276" w:lineRule="auto"/>
                              <w:ind w:left="122"/>
                              <w:jc w:val="center"/>
                              <w:rPr>
                                <w:rFonts w:ascii="Courier New"/>
                                <w:b/>
                                <w:color w:val="384246"/>
                                <w:sz w:val="20"/>
                              </w:rPr>
                            </w:pPr>
                          </w:p>
                          <w:p w14:paraId="5F7E5480" w14:textId="77777777" w:rsidR="00FD464E" w:rsidRDefault="00FD464E" w:rsidP="00FD464E">
                            <w:pPr>
                              <w:pStyle w:val="TableParagraph"/>
                              <w:spacing w:line="276" w:lineRule="auto"/>
                              <w:ind w:left="122"/>
                              <w:jc w:val="center"/>
                              <w:rPr>
                                <w:rFonts w:ascii="Courier New"/>
                                <w:b/>
                                <w:color w:val="384246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384246"/>
                                <w:sz w:val="20"/>
                              </w:rPr>
                              <w:t>Agung Sarono</w:t>
                            </w:r>
                          </w:p>
                        </w:tc>
                        <w:tc>
                          <w:tcPr>
                            <w:tcW w:w="1469" w:type="dxa"/>
                            <w:tcBorders>
                              <w:top w:val="single" w:sz="3" w:space="0" w:color="2F3438"/>
                              <w:left w:val="single" w:sz="3" w:space="0" w:color="343B3F"/>
                              <w:bottom w:val="single" w:sz="3" w:space="0" w:color="2F3438"/>
                              <w:right w:val="single" w:sz="3" w:space="0" w:color="2B3438"/>
                            </w:tcBorders>
                          </w:tcPr>
                          <w:p w14:paraId="0C7C8F44" w14:textId="77777777" w:rsidR="00FD464E" w:rsidRDefault="00FD464E" w:rsidP="00FD464E">
                            <w:pPr>
                              <w:pStyle w:val="TableParagraph"/>
                              <w:ind w:left="170"/>
                              <w:rPr>
                                <w:rFonts w:ascii="Courier New"/>
                                <w:b/>
                                <w:color w:val="384246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4BDE19EB" w14:textId="77777777" w:rsidR="00355B14" w:rsidRDefault="00355B14" w:rsidP="00640C20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8E5FBD5" w14:textId="77777777" w:rsidR="00640C20" w:rsidRPr="00814AD1" w:rsidRDefault="00640C20" w:rsidP="008F2958">
      <w:pPr>
        <w:pStyle w:val="BodyText"/>
        <w:spacing w:line="276" w:lineRule="auto"/>
      </w:pPr>
    </w:p>
    <w:p w14:paraId="79FACEFA" w14:textId="77777777" w:rsidR="00640C20" w:rsidRPr="00814AD1" w:rsidRDefault="00640C20" w:rsidP="008F2958">
      <w:pPr>
        <w:pStyle w:val="BodyText"/>
        <w:spacing w:line="276" w:lineRule="auto"/>
      </w:pPr>
    </w:p>
    <w:p w14:paraId="25E35149" w14:textId="77777777" w:rsidR="00640C20" w:rsidRPr="00814AD1" w:rsidRDefault="00640C20" w:rsidP="008F2958">
      <w:pPr>
        <w:pStyle w:val="BodyText"/>
        <w:spacing w:line="276" w:lineRule="auto"/>
      </w:pPr>
    </w:p>
    <w:p w14:paraId="1CB22D9F" w14:textId="77777777" w:rsidR="00640C20" w:rsidRPr="00814AD1" w:rsidRDefault="00640C20" w:rsidP="008F2958">
      <w:pPr>
        <w:pStyle w:val="BodyText"/>
        <w:spacing w:line="276" w:lineRule="auto"/>
      </w:pPr>
    </w:p>
    <w:p w14:paraId="7A8CE6E7" w14:textId="77777777" w:rsidR="00640C20" w:rsidRPr="00814AD1" w:rsidRDefault="00640C20" w:rsidP="008F2958">
      <w:pPr>
        <w:pStyle w:val="BodyText"/>
        <w:spacing w:line="276" w:lineRule="auto"/>
      </w:pPr>
    </w:p>
    <w:p w14:paraId="0A832A53" w14:textId="77777777" w:rsidR="00640C20" w:rsidRPr="00814AD1" w:rsidRDefault="00640C20" w:rsidP="008F2958">
      <w:pPr>
        <w:pStyle w:val="BodyText"/>
        <w:spacing w:line="276" w:lineRule="auto"/>
      </w:pPr>
    </w:p>
    <w:p w14:paraId="64FB761C" w14:textId="77777777" w:rsidR="00640C20" w:rsidRPr="00814AD1" w:rsidRDefault="00640C20" w:rsidP="008F2958">
      <w:pPr>
        <w:pStyle w:val="BodyText"/>
        <w:spacing w:line="276" w:lineRule="auto"/>
      </w:pPr>
    </w:p>
    <w:p w14:paraId="1DEF06B6" w14:textId="77777777" w:rsidR="00640C20" w:rsidRPr="00814AD1" w:rsidRDefault="00640C20" w:rsidP="008F2958">
      <w:pPr>
        <w:pStyle w:val="BodyText"/>
        <w:spacing w:line="276" w:lineRule="auto"/>
      </w:pPr>
    </w:p>
    <w:p w14:paraId="75E1353A" w14:textId="77777777" w:rsidR="00640C20" w:rsidRPr="00814AD1" w:rsidRDefault="00640C20" w:rsidP="008F2958">
      <w:pPr>
        <w:pStyle w:val="BodyText"/>
        <w:spacing w:line="276" w:lineRule="auto"/>
      </w:pPr>
    </w:p>
    <w:p w14:paraId="5BC3EC5A" w14:textId="77777777" w:rsidR="00640C20" w:rsidRPr="00814AD1" w:rsidRDefault="00640C20" w:rsidP="008F2958">
      <w:pPr>
        <w:pStyle w:val="BodyText"/>
        <w:spacing w:line="276" w:lineRule="auto"/>
      </w:pPr>
    </w:p>
    <w:p w14:paraId="064F2352" w14:textId="77777777" w:rsidR="00640C20" w:rsidRPr="00814AD1" w:rsidRDefault="00640C20" w:rsidP="008F2958">
      <w:pPr>
        <w:pStyle w:val="BodyText"/>
        <w:spacing w:line="276" w:lineRule="auto"/>
      </w:pPr>
    </w:p>
    <w:p w14:paraId="250AC679" w14:textId="77777777" w:rsidR="00640C20" w:rsidRPr="00814AD1" w:rsidRDefault="00640C20" w:rsidP="008F2958">
      <w:pPr>
        <w:pStyle w:val="BodyText"/>
        <w:spacing w:line="276" w:lineRule="auto"/>
      </w:pPr>
    </w:p>
    <w:p w14:paraId="296CE6F3" w14:textId="77777777" w:rsidR="00640C20" w:rsidRPr="00814AD1" w:rsidRDefault="00640C20" w:rsidP="008F2958">
      <w:pPr>
        <w:pStyle w:val="BodyText"/>
        <w:spacing w:line="276" w:lineRule="auto"/>
      </w:pPr>
    </w:p>
    <w:p w14:paraId="51E4CDB2" w14:textId="77777777" w:rsidR="00640C20" w:rsidRPr="00814AD1" w:rsidRDefault="00640C20" w:rsidP="008F2958">
      <w:pPr>
        <w:pStyle w:val="BodyText"/>
        <w:spacing w:line="276" w:lineRule="auto"/>
      </w:pPr>
    </w:p>
    <w:p w14:paraId="51B40233" w14:textId="77777777" w:rsidR="00640C20" w:rsidRPr="00814AD1" w:rsidRDefault="00640C20" w:rsidP="008F2958">
      <w:pPr>
        <w:pStyle w:val="BodyText"/>
        <w:spacing w:line="276" w:lineRule="auto"/>
      </w:pPr>
    </w:p>
    <w:p w14:paraId="01C544E2" w14:textId="77777777" w:rsidR="00640C20" w:rsidRPr="00814AD1" w:rsidRDefault="00640C20" w:rsidP="008F2958">
      <w:pPr>
        <w:pStyle w:val="BodyText"/>
        <w:spacing w:line="276" w:lineRule="auto"/>
      </w:pPr>
    </w:p>
    <w:p w14:paraId="07F04A3A" w14:textId="77777777" w:rsidR="00640C20" w:rsidRPr="00814AD1" w:rsidRDefault="00640C20" w:rsidP="008F2958">
      <w:pPr>
        <w:pStyle w:val="BodyText"/>
        <w:spacing w:line="276" w:lineRule="auto"/>
      </w:pPr>
    </w:p>
    <w:p w14:paraId="285C486C" w14:textId="77777777" w:rsidR="00640C20" w:rsidRPr="00814AD1" w:rsidRDefault="00640C20" w:rsidP="008F2958">
      <w:pPr>
        <w:pStyle w:val="BodyText"/>
        <w:spacing w:line="276" w:lineRule="auto"/>
      </w:pPr>
    </w:p>
    <w:p w14:paraId="77532E4A" w14:textId="77777777" w:rsidR="00640C20" w:rsidRPr="00814AD1" w:rsidRDefault="00640C20" w:rsidP="008F2958">
      <w:pPr>
        <w:pStyle w:val="BodyText"/>
        <w:spacing w:line="276" w:lineRule="auto"/>
      </w:pPr>
    </w:p>
    <w:p w14:paraId="4D23C062" w14:textId="77777777" w:rsidR="00640C20" w:rsidRPr="00814AD1" w:rsidRDefault="00640C20" w:rsidP="008F2958">
      <w:pPr>
        <w:pStyle w:val="BodyText"/>
        <w:spacing w:line="276" w:lineRule="auto"/>
      </w:pPr>
    </w:p>
    <w:p w14:paraId="6F985C9F" w14:textId="77777777" w:rsidR="00640C20" w:rsidRPr="00814AD1" w:rsidRDefault="00640C20" w:rsidP="008F2958">
      <w:pPr>
        <w:pStyle w:val="BodyText"/>
        <w:spacing w:line="276" w:lineRule="auto"/>
      </w:pPr>
    </w:p>
    <w:p w14:paraId="4326249E" w14:textId="77777777" w:rsidR="00640C20" w:rsidRPr="00814AD1" w:rsidRDefault="00640C20" w:rsidP="008F2958">
      <w:pPr>
        <w:pStyle w:val="BodyText"/>
        <w:spacing w:line="276" w:lineRule="auto"/>
      </w:pPr>
    </w:p>
    <w:p w14:paraId="295787C2" w14:textId="77777777" w:rsidR="00640C20" w:rsidRPr="00814AD1" w:rsidRDefault="00640C20" w:rsidP="008F2958">
      <w:pPr>
        <w:pStyle w:val="BodyText"/>
        <w:spacing w:line="276" w:lineRule="auto"/>
      </w:pPr>
    </w:p>
    <w:p w14:paraId="1DFFE676" w14:textId="77777777" w:rsidR="00640C20" w:rsidRPr="00814AD1" w:rsidRDefault="00640C20" w:rsidP="008F2958">
      <w:pPr>
        <w:pStyle w:val="BodyText"/>
        <w:spacing w:line="276" w:lineRule="auto"/>
      </w:pPr>
    </w:p>
    <w:p w14:paraId="7D38ED31" w14:textId="77777777" w:rsidR="00640C20" w:rsidRPr="00814AD1" w:rsidRDefault="00640C20" w:rsidP="008F2958">
      <w:pPr>
        <w:pStyle w:val="BodyText"/>
        <w:spacing w:line="276" w:lineRule="auto"/>
      </w:pPr>
    </w:p>
    <w:p w14:paraId="0BF07713" w14:textId="77777777" w:rsidR="00640C20" w:rsidRPr="00814AD1" w:rsidRDefault="00640C20" w:rsidP="008F2958">
      <w:pPr>
        <w:pStyle w:val="BodyText"/>
        <w:spacing w:line="276" w:lineRule="auto"/>
      </w:pPr>
    </w:p>
    <w:p w14:paraId="2314DA90" w14:textId="77777777" w:rsidR="00640C20" w:rsidRPr="00814AD1" w:rsidRDefault="00640C20" w:rsidP="008F2958">
      <w:pPr>
        <w:pStyle w:val="BodyText"/>
        <w:spacing w:line="276" w:lineRule="auto"/>
      </w:pPr>
    </w:p>
    <w:p w14:paraId="721184CD" w14:textId="77777777" w:rsidR="00640C20" w:rsidRPr="00814AD1" w:rsidRDefault="00640C20" w:rsidP="008F2958">
      <w:pPr>
        <w:pStyle w:val="BodyText"/>
        <w:spacing w:line="276" w:lineRule="auto"/>
      </w:pPr>
    </w:p>
    <w:p w14:paraId="2520990C" w14:textId="77777777" w:rsidR="00640C20" w:rsidRPr="00814AD1" w:rsidRDefault="00640C20" w:rsidP="008F2958">
      <w:pPr>
        <w:pStyle w:val="BodyText"/>
        <w:spacing w:line="276" w:lineRule="auto"/>
      </w:pPr>
    </w:p>
    <w:p w14:paraId="6E9C1C7A" w14:textId="77777777" w:rsidR="00640C20" w:rsidRPr="00814AD1" w:rsidRDefault="00640C20" w:rsidP="008F2958">
      <w:pPr>
        <w:pStyle w:val="BodyText"/>
        <w:spacing w:line="276" w:lineRule="auto"/>
      </w:pPr>
    </w:p>
    <w:p w14:paraId="75FD5A38" w14:textId="77777777" w:rsidR="00640C20" w:rsidRPr="00814AD1" w:rsidRDefault="00640C20" w:rsidP="008F2958">
      <w:pPr>
        <w:pStyle w:val="BodyText"/>
        <w:spacing w:line="276" w:lineRule="auto"/>
      </w:pPr>
    </w:p>
    <w:p w14:paraId="137B17BF" w14:textId="77777777" w:rsidR="00640C20" w:rsidRPr="00814AD1" w:rsidRDefault="00640C20" w:rsidP="008F2958">
      <w:pPr>
        <w:pStyle w:val="BodyText"/>
        <w:spacing w:line="276" w:lineRule="auto"/>
      </w:pPr>
    </w:p>
    <w:p w14:paraId="744AC889" w14:textId="77777777" w:rsidR="00640C20" w:rsidRPr="00814AD1" w:rsidRDefault="00640C20" w:rsidP="008F2958">
      <w:pPr>
        <w:pStyle w:val="BodyText"/>
        <w:spacing w:line="276" w:lineRule="auto"/>
      </w:pPr>
    </w:p>
    <w:p w14:paraId="73FC1AEA" w14:textId="77777777" w:rsidR="00640C20" w:rsidRPr="00814AD1" w:rsidRDefault="00640C20" w:rsidP="008F2958">
      <w:pPr>
        <w:pStyle w:val="BodyText"/>
        <w:spacing w:line="276" w:lineRule="auto"/>
      </w:pPr>
    </w:p>
    <w:p w14:paraId="29A1799F" w14:textId="77777777" w:rsidR="00640C20" w:rsidRPr="00814AD1" w:rsidRDefault="00640C20" w:rsidP="008F2958">
      <w:pPr>
        <w:pStyle w:val="BodyText"/>
        <w:spacing w:line="276" w:lineRule="auto"/>
      </w:pPr>
    </w:p>
    <w:p w14:paraId="32C390EB" w14:textId="77777777" w:rsidR="00640C20" w:rsidRPr="00814AD1" w:rsidRDefault="00640C20" w:rsidP="008F2958">
      <w:pPr>
        <w:pStyle w:val="BodyText"/>
        <w:spacing w:line="276" w:lineRule="auto"/>
      </w:pPr>
    </w:p>
    <w:p w14:paraId="139B5E24" w14:textId="77777777" w:rsidR="00640C20" w:rsidRPr="00814AD1" w:rsidRDefault="00640C20" w:rsidP="008F2958">
      <w:pPr>
        <w:pStyle w:val="BodyText"/>
        <w:spacing w:line="276" w:lineRule="auto"/>
      </w:pPr>
    </w:p>
    <w:p w14:paraId="4A774B97" w14:textId="77777777" w:rsidR="00640C20" w:rsidRPr="00814AD1" w:rsidRDefault="00640C20" w:rsidP="008F2958">
      <w:pPr>
        <w:pStyle w:val="BodyText"/>
        <w:spacing w:line="276" w:lineRule="auto"/>
      </w:pPr>
    </w:p>
    <w:p w14:paraId="5D9BC8C1" w14:textId="77777777" w:rsidR="00640C20" w:rsidRPr="00814AD1" w:rsidRDefault="00640C20" w:rsidP="008F2958">
      <w:pPr>
        <w:pStyle w:val="BodyText"/>
        <w:spacing w:line="276" w:lineRule="auto"/>
      </w:pPr>
    </w:p>
    <w:p w14:paraId="3C717958" w14:textId="77777777" w:rsidR="00640C20" w:rsidRPr="00814AD1" w:rsidRDefault="00640C20" w:rsidP="008F2958">
      <w:pPr>
        <w:pStyle w:val="BodyText"/>
        <w:spacing w:line="276" w:lineRule="auto"/>
      </w:pPr>
    </w:p>
    <w:p w14:paraId="6848E7A7" w14:textId="77777777" w:rsidR="00640C20" w:rsidRPr="00814AD1" w:rsidRDefault="00640C20" w:rsidP="008F2958">
      <w:pPr>
        <w:pStyle w:val="BodyText"/>
        <w:spacing w:line="276" w:lineRule="auto"/>
      </w:pPr>
    </w:p>
    <w:p w14:paraId="4FEBE4D5" w14:textId="77777777" w:rsidR="00640C20" w:rsidRPr="00814AD1" w:rsidRDefault="00640C20" w:rsidP="008F2958">
      <w:pPr>
        <w:pStyle w:val="BodyText"/>
        <w:spacing w:line="276" w:lineRule="auto"/>
      </w:pPr>
    </w:p>
    <w:p w14:paraId="27B6A030" w14:textId="77777777" w:rsidR="00640C20" w:rsidRPr="00814AD1" w:rsidRDefault="00640C20" w:rsidP="008F2958">
      <w:pPr>
        <w:pStyle w:val="BodyText"/>
        <w:spacing w:line="276" w:lineRule="auto"/>
      </w:pPr>
    </w:p>
    <w:p w14:paraId="242C1EFE" w14:textId="77777777" w:rsidR="00640C20" w:rsidRPr="00814AD1" w:rsidRDefault="00640C20" w:rsidP="008F2958">
      <w:pPr>
        <w:pStyle w:val="BodyText"/>
        <w:spacing w:line="276" w:lineRule="auto"/>
      </w:pPr>
    </w:p>
    <w:p w14:paraId="4BADA9AD" w14:textId="77777777" w:rsidR="00640C20" w:rsidRPr="00814AD1" w:rsidRDefault="00640C20" w:rsidP="008F2958">
      <w:pPr>
        <w:pStyle w:val="BodyText"/>
        <w:spacing w:line="276" w:lineRule="auto"/>
      </w:pPr>
    </w:p>
    <w:p w14:paraId="60531C8D" w14:textId="77777777" w:rsidR="00640C20" w:rsidRPr="00814AD1" w:rsidRDefault="00640C20" w:rsidP="008F2958">
      <w:pPr>
        <w:pStyle w:val="BodyText"/>
        <w:spacing w:line="276" w:lineRule="auto"/>
      </w:pPr>
    </w:p>
    <w:p w14:paraId="6F7B2ABB" w14:textId="77777777" w:rsidR="00640C20" w:rsidRPr="00814AD1" w:rsidRDefault="00640C20" w:rsidP="008F2958">
      <w:pPr>
        <w:pStyle w:val="BodyText"/>
        <w:spacing w:line="276" w:lineRule="auto"/>
      </w:pPr>
    </w:p>
    <w:p w14:paraId="63233C25" w14:textId="77777777" w:rsidR="00640C20" w:rsidRPr="00814AD1" w:rsidRDefault="00640C20" w:rsidP="008F2958">
      <w:pPr>
        <w:pStyle w:val="BodyText"/>
        <w:spacing w:line="276" w:lineRule="auto"/>
      </w:pPr>
    </w:p>
    <w:p w14:paraId="59C74D27" w14:textId="77777777" w:rsidR="00640C20" w:rsidRPr="00814AD1" w:rsidRDefault="00640C20" w:rsidP="008F2958">
      <w:pPr>
        <w:pStyle w:val="BodyText"/>
        <w:spacing w:line="276" w:lineRule="auto"/>
      </w:pPr>
    </w:p>
    <w:p w14:paraId="4DE7B8B8" w14:textId="77777777" w:rsidR="00640C20" w:rsidRPr="00814AD1" w:rsidRDefault="00640C20" w:rsidP="008F2958">
      <w:pPr>
        <w:pStyle w:val="BodyText"/>
        <w:spacing w:line="276" w:lineRule="auto"/>
      </w:pPr>
    </w:p>
    <w:p w14:paraId="4DA645BB" w14:textId="77777777" w:rsidR="00640C20" w:rsidRPr="00814AD1" w:rsidRDefault="00640C20" w:rsidP="008F2958">
      <w:pPr>
        <w:spacing w:line="276" w:lineRule="auto"/>
        <w:ind w:left="673"/>
        <w:rPr>
          <w:sz w:val="20"/>
          <w:szCs w:val="20"/>
        </w:rPr>
      </w:pPr>
      <w:r w:rsidRPr="00814AD1">
        <w:rPr>
          <w:w w:val="91"/>
          <w:sz w:val="20"/>
          <w:szCs w:val="20"/>
        </w:rPr>
        <w:t>.</w:t>
      </w:r>
    </w:p>
    <w:p w14:paraId="7ECDFD6F" w14:textId="77777777" w:rsidR="00640C20" w:rsidRPr="00814AD1" w:rsidRDefault="00640C20" w:rsidP="008F2958">
      <w:pPr>
        <w:spacing w:line="276" w:lineRule="auto"/>
        <w:rPr>
          <w:sz w:val="20"/>
          <w:szCs w:val="20"/>
        </w:rPr>
        <w:sectPr w:rsidR="00640C20" w:rsidRPr="00814AD1" w:rsidSect="00640C20">
          <w:pgSz w:w="11907" w:h="16839" w:code="9"/>
          <w:pgMar w:top="560" w:right="860" w:bottom="280" w:left="840" w:header="720" w:footer="720" w:gutter="0"/>
          <w:cols w:space="720"/>
          <w:docGrid w:linePitch="299"/>
        </w:sectPr>
      </w:pPr>
    </w:p>
    <w:p w14:paraId="3F8077BF" w14:textId="77777777" w:rsidR="00D73657" w:rsidRPr="00D16826" w:rsidRDefault="00D73657" w:rsidP="00D16826">
      <w:pPr>
        <w:pStyle w:val="BodyText"/>
        <w:spacing w:line="276" w:lineRule="auto"/>
      </w:pPr>
    </w:p>
    <w:p w14:paraId="3E7EADEF" w14:textId="77777777" w:rsidR="00640C20" w:rsidRPr="000B5F93" w:rsidRDefault="003D4BA9" w:rsidP="000B5F93">
      <w:pPr>
        <w:spacing w:line="276" w:lineRule="auto"/>
        <w:ind w:left="4178" w:right="4155" w:hanging="209"/>
        <w:jc w:val="center"/>
        <w:rPr>
          <w:b/>
          <w:szCs w:val="20"/>
        </w:rPr>
      </w:pPr>
      <w:r w:rsidRPr="000B5F93">
        <w:rPr>
          <w:b/>
          <w:szCs w:val="20"/>
        </w:rPr>
        <w:t>Conten</w:t>
      </w:r>
      <w:r w:rsidR="000B5F93">
        <w:rPr>
          <w:b/>
          <w:szCs w:val="20"/>
        </w:rPr>
        <w:t>t</w:t>
      </w:r>
      <w:r w:rsidR="00640C20" w:rsidRPr="000B5F93">
        <w:rPr>
          <w:b/>
          <w:szCs w:val="20"/>
        </w:rPr>
        <w:t>s</w:t>
      </w:r>
      <w:r w:rsidR="000B5F93">
        <w:rPr>
          <w:b/>
          <w:szCs w:val="20"/>
        </w:rPr>
        <w:t>:</w:t>
      </w:r>
    </w:p>
    <w:p w14:paraId="1CE3719C" w14:textId="77777777" w:rsidR="003D4BA9" w:rsidRPr="00814AD1" w:rsidRDefault="003D4BA9" w:rsidP="008F2958">
      <w:pPr>
        <w:spacing w:line="276" w:lineRule="auto"/>
        <w:ind w:left="4178" w:right="4155"/>
        <w:jc w:val="center"/>
        <w:rPr>
          <w:b/>
          <w:sz w:val="20"/>
          <w:szCs w:val="20"/>
        </w:rPr>
      </w:pPr>
    </w:p>
    <w:sdt>
      <w:sdtPr>
        <w:rPr>
          <w:b w:val="0"/>
          <w:bCs w:val="0"/>
          <w:sz w:val="20"/>
          <w:szCs w:val="20"/>
        </w:rPr>
        <w:id w:val="-437993320"/>
        <w:docPartObj>
          <w:docPartGallery w:val="Table of Contents"/>
          <w:docPartUnique/>
        </w:docPartObj>
      </w:sdtPr>
      <w:sdtEndPr/>
      <w:sdtContent>
        <w:p w14:paraId="5C8A2199" w14:textId="77777777" w:rsidR="00D04966" w:rsidRPr="00814AD1" w:rsidRDefault="00640C20">
          <w:pPr>
            <w:pStyle w:val="TOC1"/>
            <w:tabs>
              <w:tab w:val="right" w:leader="dot" w:pos="915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r w:rsidRPr="00814AD1">
            <w:rPr>
              <w:sz w:val="20"/>
              <w:szCs w:val="20"/>
            </w:rPr>
            <w:fldChar w:fldCharType="begin"/>
          </w:r>
          <w:r w:rsidRPr="00814AD1">
            <w:rPr>
              <w:sz w:val="20"/>
              <w:szCs w:val="20"/>
            </w:rPr>
            <w:instrText xml:space="preserve">TOC \o "1-1" \h \z \u </w:instrText>
          </w:r>
          <w:r w:rsidRPr="00814AD1">
            <w:rPr>
              <w:sz w:val="20"/>
              <w:szCs w:val="20"/>
            </w:rPr>
            <w:fldChar w:fldCharType="separate"/>
          </w:r>
          <w:hyperlink w:anchor="_Toc536453962" w:history="1">
            <w:r w:rsidR="00D04966" w:rsidRPr="00814AD1">
              <w:rPr>
                <w:rStyle w:val="Hyperlink"/>
                <w:noProof/>
                <w:color w:val="auto"/>
                <w:w w:val="102"/>
              </w:rPr>
              <w:t>1</w:t>
            </w:r>
            <w:r w:rsidR="00D04966" w:rsidRPr="00814AD1">
              <w:rPr>
                <w:rFonts w:asciiTheme="minorHAnsi" w:eastAsiaTheme="minorEastAsia" w:hAnsiTheme="minorHAnsi" w:cstheme="minorBidi"/>
                <w:b w:val="0"/>
                <w:bCs w:val="0"/>
                <w:noProof/>
              </w:rPr>
              <w:tab/>
            </w:r>
            <w:r w:rsidR="00907510">
              <w:rPr>
                <w:rStyle w:val="Hyperlink"/>
                <w:noProof/>
                <w:color w:val="auto"/>
                <w:w w:val="105"/>
              </w:rPr>
              <w:t>Tujuan</w:t>
            </w:r>
            <w:r w:rsidR="00D04966" w:rsidRPr="00814AD1">
              <w:rPr>
                <w:noProof/>
                <w:webHidden/>
              </w:rPr>
              <w:tab/>
            </w:r>
          </w:hyperlink>
          <w:r w:rsidR="00B60D8B">
            <w:rPr>
              <w:noProof/>
            </w:rPr>
            <w:t>3</w:t>
          </w:r>
        </w:p>
        <w:p w14:paraId="3A37BFB4" w14:textId="77777777" w:rsidR="00D04966" w:rsidRPr="00814AD1" w:rsidRDefault="00CE0ED9">
          <w:pPr>
            <w:pStyle w:val="TOC1"/>
            <w:tabs>
              <w:tab w:val="right" w:leader="dot" w:pos="915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536453963" w:history="1">
            <w:r w:rsidR="00D04966" w:rsidRPr="00814AD1">
              <w:rPr>
                <w:rStyle w:val="Hyperlink"/>
                <w:noProof/>
                <w:color w:val="auto"/>
                <w:w w:val="102"/>
              </w:rPr>
              <w:t>2</w:t>
            </w:r>
            <w:r w:rsidR="00D04966" w:rsidRPr="00814AD1">
              <w:rPr>
                <w:rFonts w:asciiTheme="minorHAnsi" w:eastAsiaTheme="minorEastAsia" w:hAnsiTheme="minorHAnsi" w:cstheme="minorBidi"/>
                <w:b w:val="0"/>
                <w:bCs w:val="0"/>
                <w:noProof/>
              </w:rPr>
              <w:tab/>
            </w:r>
            <w:r w:rsidR="00907510">
              <w:rPr>
                <w:rStyle w:val="Hyperlink"/>
                <w:noProof/>
                <w:color w:val="auto"/>
                <w:w w:val="105"/>
              </w:rPr>
              <w:t>Pendahuluan</w:t>
            </w:r>
            <w:r w:rsidR="00D04966" w:rsidRPr="00814AD1">
              <w:rPr>
                <w:noProof/>
                <w:webHidden/>
              </w:rPr>
              <w:tab/>
            </w:r>
          </w:hyperlink>
          <w:r w:rsidR="00B60D8B">
            <w:rPr>
              <w:noProof/>
            </w:rPr>
            <w:t>3</w:t>
          </w:r>
        </w:p>
        <w:p w14:paraId="07C21D0F" w14:textId="77777777" w:rsidR="00D04966" w:rsidRPr="00814AD1" w:rsidRDefault="00CE0ED9">
          <w:pPr>
            <w:pStyle w:val="TOC1"/>
            <w:tabs>
              <w:tab w:val="right" w:leader="dot" w:pos="915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536453964" w:history="1">
            <w:r w:rsidR="00D04966" w:rsidRPr="00814AD1">
              <w:rPr>
                <w:rStyle w:val="Hyperlink"/>
                <w:noProof/>
                <w:color w:val="auto"/>
                <w:w w:val="102"/>
              </w:rPr>
              <w:t>3</w:t>
            </w:r>
            <w:r w:rsidR="00D04966" w:rsidRPr="00814AD1">
              <w:rPr>
                <w:rFonts w:asciiTheme="minorHAnsi" w:eastAsiaTheme="minorEastAsia" w:hAnsiTheme="minorHAnsi" w:cstheme="minorBidi"/>
                <w:b w:val="0"/>
                <w:bCs w:val="0"/>
                <w:noProof/>
              </w:rPr>
              <w:tab/>
            </w:r>
            <w:r w:rsidR="00907510">
              <w:rPr>
                <w:rStyle w:val="Hyperlink"/>
                <w:noProof/>
                <w:color w:val="auto"/>
                <w:w w:val="105"/>
              </w:rPr>
              <w:t>Definisi dan Singkatan</w:t>
            </w:r>
            <w:r w:rsidR="00D04966" w:rsidRPr="00814AD1">
              <w:rPr>
                <w:noProof/>
                <w:webHidden/>
              </w:rPr>
              <w:tab/>
            </w:r>
          </w:hyperlink>
          <w:r w:rsidR="00B60D8B">
            <w:rPr>
              <w:noProof/>
            </w:rPr>
            <w:t>3</w:t>
          </w:r>
        </w:p>
        <w:p w14:paraId="3CE1728F" w14:textId="77777777" w:rsidR="00D04966" w:rsidRPr="00814AD1" w:rsidRDefault="00CE0ED9">
          <w:pPr>
            <w:pStyle w:val="TOC1"/>
            <w:tabs>
              <w:tab w:val="right" w:leader="dot" w:pos="915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536453976" w:history="1">
            <w:r w:rsidR="00D04966" w:rsidRPr="00814AD1">
              <w:rPr>
                <w:rStyle w:val="Hyperlink"/>
                <w:noProof/>
                <w:color w:val="auto"/>
                <w:w w:val="102"/>
              </w:rPr>
              <w:t>4</w:t>
            </w:r>
            <w:r w:rsidR="00D04966" w:rsidRPr="00814AD1">
              <w:rPr>
                <w:rFonts w:asciiTheme="minorHAnsi" w:eastAsiaTheme="minorEastAsia" w:hAnsiTheme="minorHAnsi" w:cstheme="minorBidi"/>
                <w:b w:val="0"/>
                <w:bCs w:val="0"/>
                <w:noProof/>
              </w:rPr>
              <w:tab/>
            </w:r>
            <w:r w:rsidR="006554FE">
              <w:rPr>
                <w:rStyle w:val="Hyperlink"/>
                <w:noProof/>
                <w:color w:val="auto"/>
                <w:w w:val="105"/>
              </w:rPr>
              <w:t>Ruang Lingkup</w:t>
            </w:r>
            <w:r w:rsidR="00D04966" w:rsidRPr="00814AD1">
              <w:rPr>
                <w:noProof/>
                <w:webHidden/>
              </w:rPr>
              <w:tab/>
            </w:r>
          </w:hyperlink>
          <w:r w:rsidR="00B60D8B">
            <w:rPr>
              <w:noProof/>
            </w:rPr>
            <w:t>4</w:t>
          </w:r>
        </w:p>
        <w:p w14:paraId="2FF4B4F0" w14:textId="77777777" w:rsidR="00D04966" w:rsidRPr="00814AD1" w:rsidRDefault="00CE0ED9">
          <w:pPr>
            <w:pStyle w:val="TOC1"/>
            <w:tabs>
              <w:tab w:val="right" w:leader="dot" w:pos="915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536453977" w:history="1">
            <w:r w:rsidR="00D04966" w:rsidRPr="00814AD1">
              <w:rPr>
                <w:rStyle w:val="Hyperlink"/>
                <w:noProof/>
                <w:color w:val="auto"/>
                <w:w w:val="102"/>
              </w:rPr>
              <w:t>5</w:t>
            </w:r>
            <w:r w:rsidR="00D04966" w:rsidRPr="00814AD1">
              <w:rPr>
                <w:rFonts w:asciiTheme="minorHAnsi" w:eastAsiaTheme="minorEastAsia" w:hAnsiTheme="minorHAnsi" w:cstheme="minorBidi"/>
                <w:b w:val="0"/>
                <w:bCs w:val="0"/>
                <w:noProof/>
              </w:rPr>
              <w:tab/>
            </w:r>
            <w:r w:rsidR="009E76CC">
              <w:rPr>
                <w:rStyle w:val="Hyperlink"/>
                <w:noProof/>
                <w:color w:val="auto"/>
                <w:w w:val="105"/>
              </w:rPr>
              <w:t xml:space="preserve">Kebijakan Keselamatan Pertambangan, Lingkungan dan Mutu </w:t>
            </w:r>
            <w:r w:rsidR="00D04966" w:rsidRPr="00814AD1">
              <w:rPr>
                <w:noProof/>
                <w:webHidden/>
              </w:rPr>
              <w:tab/>
            </w:r>
          </w:hyperlink>
          <w:r w:rsidR="00B60D8B">
            <w:rPr>
              <w:noProof/>
            </w:rPr>
            <w:t>4</w:t>
          </w:r>
        </w:p>
        <w:p w14:paraId="59CE1E9F" w14:textId="77777777" w:rsidR="00D04966" w:rsidRPr="00814AD1" w:rsidRDefault="00CE0ED9">
          <w:pPr>
            <w:pStyle w:val="TOC1"/>
            <w:tabs>
              <w:tab w:val="right" w:leader="dot" w:pos="915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536453978" w:history="1">
            <w:r w:rsidR="00D04966" w:rsidRPr="00814AD1">
              <w:rPr>
                <w:rStyle w:val="Hyperlink"/>
                <w:noProof/>
                <w:color w:val="auto"/>
                <w:w w:val="102"/>
              </w:rPr>
              <w:t>6</w:t>
            </w:r>
            <w:r w:rsidR="00D04966" w:rsidRPr="00814AD1">
              <w:rPr>
                <w:rFonts w:asciiTheme="minorHAnsi" w:eastAsiaTheme="minorEastAsia" w:hAnsiTheme="minorHAnsi" w:cstheme="minorBidi"/>
                <w:b w:val="0"/>
                <w:bCs w:val="0"/>
                <w:noProof/>
              </w:rPr>
              <w:tab/>
            </w:r>
            <w:r w:rsidR="009E76CC">
              <w:rPr>
                <w:rStyle w:val="Hyperlink"/>
                <w:noProof/>
                <w:color w:val="auto"/>
                <w:w w:val="105"/>
              </w:rPr>
              <w:t>Peran dan Kewajiban Organisasi</w:t>
            </w:r>
            <w:r w:rsidR="00D04966" w:rsidRPr="00814AD1">
              <w:rPr>
                <w:noProof/>
                <w:webHidden/>
              </w:rPr>
              <w:tab/>
            </w:r>
          </w:hyperlink>
          <w:r w:rsidR="00B60D8B">
            <w:rPr>
              <w:noProof/>
            </w:rPr>
            <w:t>5</w:t>
          </w:r>
        </w:p>
        <w:p w14:paraId="5379A5E2" w14:textId="77777777" w:rsidR="00D04966" w:rsidRPr="00814AD1" w:rsidRDefault="00CE0ED9">
          <w:pPr>
            <w:pStyle w:val="TOC1"/>
            <w:tabs>
              <w:tab w:val="right" w:leader="dot" w:pos="915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536453979" w:history="1">
            <w:r w:rsidR="00D04966" w:rsidRPr="00814AD1">
              <w:rPr>
                <w:rStyle w:val="Hyperlink"/>
                <w:noProof/>
                <w:color w:val="auto"/>
                <w:w w:val="102"/>
              </w:rPr>
              <w:t>7</w:t>
            </w:r>
            <w:r w:rsidR="00D04966" w:rsidRPr="00814AD1">
              <w:rPr>
                <w:rFonts w:asciiTheme="minorHAnsi" w:eastAsiaTheme="minorEastAsia" w:hAnsiTheme="minorHAnsi" w:cstheme="minorBidi"/>
                <w:b w:val="0"/>
                <w:bCs w:val="0"/>
                <w:noProof/>
              </w:rPr>
              <w:tab/>
            </w:r>
            <w:r w:rsidR="009E76CC">
              <w:rPr>
                <w:rStyle w:val="Hyperlink"/>
                <w:noProof/>
                <w:color w:val="auto"/>
                <w:w w:val="105"/>
              </w:rPr>
              <w:t>Manajemen Risiko</w:t>
            </w:r>
            <w:r w:rsidR="00D04966" w:rsidRPr="00814AD1">
              <w:rPr>
                <w:noProof/>
                <w:webHidden/>
              </w:rPr>
              <w:tab/>
            </w:r>
          </w:hyperlink>
          <w:r w:rsidR="00B60D8B">
            <w:rPr>
              <w:noProof/>
            </w:rPr>
            <w:t>6</w:t>
          </w:r>
        </w:p>
        <w:p w14:paraId="7CDDAD0F" w14:textId="77777777" w:rsidR="00D04966" w:rsidRPr="00814AD1" w:rsidRDefault="00CE0ED9">
          <w:pPr>
            <w:pStyle w:val="TOC1"/>
            <w:tabs>
              <w:tab w:val="right" w:leader="dot" w:pos="915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536453980" w:history="1">
            <w:r w:rsidR="00D04966" w:rsidRPr="00814AD1">
              <w:rPr>
                <w:rStyle w:val="Hyperlink"/>
                <w:noProof/>
                <w:color w:val="auto"/>
                <w:w w:val="102"/>
              </w:rPr>
              <w:t>8</w:t>
            </w:r>
            <w:r w:rsidR="00D04966" w:rsidRPr="00814AD1">
              <w:rPr>
                <w:rFonts w:asciiTheme="minorHAnsi" w:eastAsiaTheme="minorEastAsia" w:hAnsiTheme="minorHAnsi" w:cstheme="minorBidi"/>
                <w:b w:val="0"/>
                <w:bCs w:val="0"/>
                <w:noProof/>
              </w:rPr>
              <w:tab/>
            </w:r>
            <w:r w:rsidR="009E76CC">
              <w:rPr>
                <w:rStyle w:val="Hyperlink"/>
                <w:noProof/>
                <w:color w:val="auto"/>
                <w:w w:val="105"/>
              </w:rPr>
              <w:t>Pemenuhan</w:t>
            </w:r>
            <w:r w:rsidR="00A07FE3">
              <w:rPr>
                <w:rStyle w:val="Hyperlink"/>
                <w:noProof/>
                <w:color w:val="auto"/>
                <w:w w:val="105"/>
              </w:rPr>
              <w:t xml:space="preserve"> Aspek Legal K</w:t>
            </w:r>
            <w:r w:rsidR="000B525C">
              <w:rPr>
                <w:rStyle w:val="Hyperlink"/>
                <w:noProof/>
                <w:color w:val="auto"/>
                <w:w w:val="105"/>
              </w:rPr>
              <w:t>PL</w:t>
            </w:r>
            <w:r w:rsidR="00D04966" w:rsidRPr="00814AD1">
              <w:rPr>
                <w:noProof/>
                <w:webHidden/>
              </w:rPr>
              <w:tab/>
            </w:r>
          </w:hyperlink>
          <w:r w:rsidR="00B60D8B">
            <w:rPr>
              <w:noProof/>
            </w:rPr>
            <w:t>7</w:t>
          </w:r>
        </w:p>
        <w:p w14:paraId="5F45101C" w14:textId="77777777" w:rsidR="00D04966" w:rsidRPr="00814AD1" w:rsidRDefault="00CE0ED9">
          <w:pPr>
            <w:pStyle w:val="TOC1"/>
            <w:tabs>
              <w:tab w:val="right" w:leader="dot" w:pos="915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536453981" w:history="1">
            <w:r w:rsidR="00D04966" w:rsidRPr="00814AD1">
              <w:rPr>
                <w:rStyle w:val="Hyperlink"/>
                <w:noProof/>
                <w:color w:val="auto"/>
                <w:w w:val="102"/>
              </w:rPr>
              <w:t>9</w:t>
            </w:r>
            <w:r w:rsidR="00D04966" w:rsidRPr="00814AD1">
              <w:rPr>
                <w:rFonts w:asciiTheme="minorHAnsi" w:eastAsiaTheme="minorEastAsia" w:hAnsiTheme="minorHAnsi" w:cstheme="minorBidi"/>
                <w:b w:val="0"/>
                <w:bCs w:val="0"/>
                <w:noProof/>
              </w:rPr>
              <w:tab/>
            </w:r>
            <w:r w:rsidR="00A07FE3">
              <w:rPr>
                <w:rStyle w:val="Hyperlink"/>
                <w:noProof/>
                <w:color w:val="auto"/>
                <w:w w:val="105"/>
              </w:rPr>
              <w:t>Tujuan, Sasaran dan Program</w:t>
            </w:r>
            <w:r w:rsidR="00D04966" w:rsidRPr="00814AD1">
              <w:rPr>
                <w:noProof/>
                <w:webHidden/>
              </w:rPr>
              <w:tab/>
            </w:r>
          </w:hyperlink>
          <w:r w:rsidR="00B60D8B">
            <w:rPr>
              <w:noProof/>
            </w:rPr>
            <w:t>8</w:t>
          </w:r>
        </w:p>
        <w:p w14:paraId="7787DF28" w14:textId="77777777" w:rsidR="00D04966" w:rsidRPr="00814AD1" w:rsidRDefault="00CE0ED9">
          <w:pPr>
            <w:pStyle w:val="TOC1"/>
            <w:tabs>
              <w:tab w:val="right" w:leader="dot" w:pos="915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536453982" w:history="1">
            <w:r w:rsidR="00D04966" w:rsidRPr="00814AD1">
              <w:rPr>
                <w:rStyle w:val="Hyperlink"/>
                <w:noProof/>
                <w:color w:val="auto"/>
                <w:w w:val="102"/>
              </w:rPr>
              <w:t>10</w:t>
            </w:r>
            <w:r w:rsidR="00D04966" w:rsidRPr="00814AD1">
              <w:rPr>
                <w:rFonts w:asciiTheme="minorHAnsi" w:eastAsiaTheme="minorEastAsia" w:hAnsiTheme="minorHAnsi" w:cstheme="minorBidi"/>
                <w:b w:val="0"/>
                <w:bCs w:val="0"/>
                <w:noProof/>
              </w:rPr>
              <w:tab/>
            </w:r>
            <w:r w:rsidR="00FD1C39">
              <w:rPr>
                <w:rStyle w:val="Hyperlink"/>
                <w:noProof/>
                <w:color w:val="auto"/>
                <w:w w:val="105"/>
              </w:rPr>
              <w:t>Pelatihan</w:t>
            </w:r>
            <w:r w:rsidR="000B525C">
              <w:rPr>
                <w:rStyle w:val="Hyperlink"/>
                <w:noProof/>
                <w:color w:val="auto"/>
                <w:w w:val="105"/>
              </w:rPr>
              <w:t xml:space="preserve"> KPL</w:t>
            </w:r>
            <w:r w:rsidR="00A07FE3">
              <w:rPr>
                <w:rStyle w:val="Hyperlink"/>
                <w:noProof/>
                <w:color w:val="auto"/>
                <w:w w:val="105"/>
              </w:rPr>
              <w:t xml:space="preserve"> dan Pengembangan Kompetensi</w:t>
            </w:r>
            <w:r w:rsidR="00D04966" w:rsidRPr="00814AD1">
              <w:rPr>
                <w:noProof/>
                <w:webHidden/>
              </w:rPr>
              <w:tab/>
            </w:r>
          </w:hyperlink>
          <w:r w:rsidR="00B60D8B">
            <w:rPr>
              <w:noProof/>
            </w:rPr>
            <w:t>8</w:t>
          </w:r>
        </w:p>
        <w:p w14:paraId="3288EB55" w14:textId="77777777" w:rsidR="00D04966" w:rsidRPr="00814AD1" w:rsidRDefault="00CE0ED9">
          <w:pPr>
            <w:pStyle w:val="TOC1"/>
            <w:tabs>
              <w:tab w:val="right" w:leader="dot" w:pos="915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536453983" w:history="1">
            <w:r w:rsidR="00D04966" w:rsidRPr="00814AD1">
              <w:rPr>
                <w:rStyle w:val="Hyperlink"/>
                <w:noProof/>
                <w:color w:val="auto"/>
                <w:w w:val="102"/>
              </w:rPr>
              <w:t>11</w:t>
            </w:r>
            <w:r w:rsidR="00D04966" w:rsidRPr="00814AD1">
              <w:rPr>
                <w:rFonts w:asciiTheme="minorHAnsi" w:eastAsiaTheme="minorEastAsia" w:hAnsiTheme="minorHAnsi" w:cstheme="minorBidi"/>
                <w:b w:val="0"/>
                <w:bCs w:val="0"/>
                <w:noProof/>
              </w:rPr>
              <w:tab/>
            </w:r>
            <w:r w:rsidR="000B525C">
              <w:rPr>
                <w:rStyle w:val="Hyperlink"/>
                <w:noProof/>
                <w:color w:val="auto"/>
                <w:w w:val="105"/>
              </w:rPr>
              <w:t>Kesadaran Aspek KPL</w:t>
            </w:r>
            <w:r w:rsidR="00A07FE3">
              <w:rPr>
                <w:rStyle w:val="Hyperlink"/>
                <w:noProof/>
                <w:color w:val="auto"/>
                <w:w w:val="105"/>
              </w:rPr>
              <w:t xml:space="preserve"> dan Komunikasi</w:t>
            </w:r>
            <w:r w:rsidR="00D04966" w:rsidRPr="00814AD1">
              <w:rPr>
                <w:noProof/>
                <w:webHidden/>
              </w:rPr>
              <w:tab/>
            </w:r>
          </w:hyperlink>
          <w:r w:rsidR="00B60D8B">
            <w:rPr>
              <w:noProof/>
            </w:rPr>
            <w:t>9</w:t>
          </w:r>
        </w:p>
        <w:p w14:paraId="49B8E1A3" w14:textId="77777777" w:rsidR="00D04966" w:rsidRPr="00814AD1" w:rsidRDefault="00CE0ED9">
          <w:pPr>
            <w:pStyle w:val="TOC1"/>
            <w:tabs>
              <w:tab w:val="right" w:leader="dot" w:pos="915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536453984" w:history="1">
            <w:r w:rsidR="00D04966" w:rsidRPr="00814AD1">
              <w:rPr>
                <w:rStyle w:val="Hyperlink"/>
                <w:noProof/>
                <w:color w:val="auto"/>
                <w:w w:val="102"/>
              </w:rPr>
              <w:t>12</w:t>
            </w:r>
            <w:r w:rsidR="00D04966" w:rsidRPr="00814AD1">
              <w:rPr>
                <w:rFonts w:asciiTheme="minorHAnsi" w:eastAsiaTheme="minorEastAsia" w:hAnsiTheme="minorHAnsi" w:cstheme="minorBidi"/>
                <w:b w:val="0"/>
                <w:bCs w:val="0"/>
                <w:noProof/>
              </w:rPr>
              <w:tab/>
            </w:r>
            <w:r w:rsidR="00A07FE3">
              <w:rPr>
                <w:rStyle w:val="Hyperlink"/>
                <w:noProof/>
                <w:color w:val="auto"/>
                <w:w w:val="105"/>
              </w:rPr>
              <w:t>Pengelolaan Kesehatan Kerja</w:t>
            </w:r>
            <w:r w:rsidR="00D04966" w:rsidRPr="00814AD1">
              <w:rPr>
                <w:noProof/>
                <w:webHidden/>
              </w:rPr>
              <w:tab/>
            </w:r>
          </w:hyperlink>
          <w:r w:rsidR="00B60D8B">
            <w:rPr>
              <w:noProof/>
            </w:rPr>
            <w:t>10</w:t>
          </w:r>
        </w:p>
        <w:p w14:paraId="54B5082D" w14:textId="77777777" w:rsidR="00D04966" w:rsidRPr="00814AD1" w:rsidRDefault="00CE0ED9">
          <w:pPr>
            <w:pStyle w:val="TOC1"/>
            <w:tabs>
              <w:tab w:val="right" w:leader="dot" w:pos="915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536453985" w:history="1">
            <w:r w:rsidR="00D04966" w:rsidRPr="00814AD1">
              <w:rPr>
                <w:rStyle w:val="Hyperlink"/>
                <w:noProof/>
                <w:color w:val="auto"/>
                <w:w w:val="102"/>
              </w:rPr>
              <w:t>13</w:t>
            </w:r>
            <w:r w:rsidR="00D04966" w:rsidRPr="00814AD1">
              <w:rPr>
                <w:rFonts w:asciiTheme="minorHAnsi" w:eastAsiaTheme="minorEastAsia" w:hAnsiTheme="minorHAnsi" w:cstheme="minorBidi"/>
                <w:b w:val="0"/>
                <w:bCs w:val="0"/>
                <w:noProof/>
              </w:rPr>
              <w:tab/>
            </w:r>
            <w:r w:rsidR="00A07FE3">
              <w:rPr>
                <w:rStyle w:val="Hyperlink"/>
                <w:noProof/>
                <w:color w:val="auto"/>
                <w:w w:val="105"/>
              </w:rPr>
              <w:t>Pengelolaan Keselamatan Kerja Pertambangan</w:t>
            </w:r>
            <w:r w:rsidR="00D04966" w:rsidRPr="00814AD1">
              <w:rPr>
                <w:noProof/>
                <w:webHidden/>
              </w:rPr>
              <w:tab/>
            </w:r>
          </w:hyperlink>
          <w:r w:rsidR="00B60D8B">
            <w:rPr>
              <w:noProof/>
            </w:rPr>
            <w:t>12</w:t>
          </w:r>
        </w:p>
        <w:p w14:paraId="400777A5" w14:textId="77777777" w:rsidR="00D04966" w:rsidRPr="00814AD1" w:rsidRDefault="00CE0ED9">
          <w:pPr>
            <w:pStyle w:val="TOC1"/>
            <w:tabs>
              <w:tab w:val="right" w:leader="dot" w:pos="915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536453986" w:history="1">
            <w:r w:rsidR="00D04966" w:rsidRPr="00814AD1">
              <w:rPr>
                <w:rStyle w:val="Hyperlink"/>
                <w:noProof/>
                <w:color w:val="auto"/>
                <w:w w:val="102"/>
              </w:rPr>
              <w:t>14</w:t>
            </w:r>
            <w:r w:rsidR="00D04966" w:rsidRPr="00814AD1">
              <w:rPr>
                <w:rFonts w:asciiTheme="minorHAnsi" w:eastAsiaTheme="minorEastAsia" w:hAnsiTheme="minorHAnsi" w:cstheme="minorBidi"/>
                <w:b w:val="0"/>
                <w:bCs w:val="0"/>
                <w:noProof/>
              </w:rPr>
              <w:tab/>
            </w:r>
            <w:r w:rsidR="00473C30">
              <w:rPr>
                <w:rStyle w:val="Hyperlink"/>
                <w:noProof/>
                <w:color w:val="auto"/>
                <w:w w:val="105"/>
              </w:rPr>
              <w:t>Pengelolaan Subkontraktor</w:t>
            </w:r>
            <w:r w:rsidR="00D04966" w:rsidRPr="00814AD1">
              <w:rPr>
                <w:noProof/>
                <w:webHidden/>
              </w:rPr>
              <w:tab/>
            </w:r>
          </w:hyperlink>
          <w:r w:rsidR="00B60D8B">
            <w:rPr>
              <w:noProof/>
            </w:rPr>
            <w:t>13</w:t>
          </w:r>
        </w:p>
        <w:p w14:paraId="7985D1D9" w14:textId="77777777" w:rsidR="00D04966" w:rsidRPr="00814AD1" w:rsidRDefault="00CE0ED9">
          <w:pPr>
            <w:pStyle w:val="TOC1"/>
            <w:tabs>
              <w:tab w:val="right" w:leader="dot" w:pos="915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536453987" w:history="1">
            <w:r w:rsidR="00D04966" w:rsidRPr="00814AD1">
              <w:rPr>
                <w:rStyle w:val="Hyperlink"/>
                <w:noProof/>
                <w:color w:val="auto"/>
                <w:w w:val="102"/>
              </w:rPr>
              <w:t>15</w:t>
            </w:r>
            <w:r w:rsidR="00D04966" w:rsidRPr="00814AD1">
              <w:rPr>
                <w:rFonts w:asciiTheme="minorHAnsi" w:eastAsiaTheme="minorEastAsia" w:hAnsiTheme="minorHAnsi" w:cstheme="minorBidi"/>
                <w:b w:val="0"/>
                <w:bCs w:val="0"/>
                <w:noProof/>
              </w:rPr>
              <w:tab/>
            </w:r>
            <w:r w:rsidR="00473C30">
              <w:rPr>
                <w:rStyle w:val="Hyperlink"/>
                <w:noProof/>
                <w:color w:val="auto"/>
                <w:w w:val="105"/>
              </w:rPr>
              <w:t xml:space="preserve">Pengelolaan </w:t>
            </w:r>
            <w:r w:rsidR="00B552EB">
              <w:rPr>
                <w:rStyle w:val="Hyperlink"/>
                <w:noProof/>
                <w:color w:val="auto"/>
                <w:w w:val="105"/>
              </w:rPr>
              <w:t>Lingkunga</w:t>
            </w:r>
            <w:r w:rsidR="00BC1977">
              <w:rPr>
                <w:rStyle w:val="Hyperlink"/>
                <w:noProof/>
                <w:color w:val="auto"/>
                <w:w w:val="105"/>
              </w:rPr>
              <w:t>n</w:t>
            </w:r>
            <w:r w:rsidR="00D04966" w:rsidRPr="00814AD1">
              <w:rPr>
                <w:noProof/>
                <w:webHidden/>
              </w:rPr>
              <w:tab/>
            </w:r>
          </w:hyperlink>
          <w:r w:rsidR="00B60D8B">
            <w:rPr>
              <w:noProof/>
            </w:rPr>
            <w:t>1</w:t>
          </w:r>
          <w:r w:rsidR="00BC1977">
            <w:rPr>
              <w:noProof/>
            </w:rPr>
            <w:t>3</w:t>
          </w:r>
        </w:p>
        <w:p w14:paraId="1DD07B07" w14:textId="77777777" w:rsidR="00D04966" w:rsidRDefault="00CE0ED9">
          <w:pPr>
            <w:pStyle w:val="TOC1"/>
            <w:tabs>
              <w:tab w:val="right" w:leader="dot" w:pos="9157"/>
            </w:tabs>
            <w:rPr>
              <w:noProof/>
            </w:rPr>
          </w:pPr>
          <w:hyperlink w:anchor="_Toc536453988" w:history="1">
            <w:r w:rsidR="00D04966" w:rsidRPr="00814AD1">
              <w:rPr>
                <w:rStyle w:val="Hyperlink"/>
                <w:noProof/>
                <w:color w:val="auto"/>
                <w:w w:val="102"/>
              </w:rPr>
              <w:t>16</w:t>
            </w:r>
            <w:r w:rsidR="00D04966" w:rsidRPr="00814AD1">
              <w:rPr>
                <w:rFonts w:asciiTheme="minorHAnsi" w:eastAsiaTheme="minorEastAsia" w:hAnsiTheme="minorHAnsi" w:cstheme="minorBidi"/>
                <w:b w:val="0"/>
                <w:bCs w:val="0"/>
                <w:noProof/>
              </w:rPr>
              <w:tab/>
            </w:r>
            <w:r w:rsidR="00D04966" w:rsidRPr="00814AD1">
              <w:rPr>
                <w:rStyle w:val="Hyperlink"/>
                <w:noProof/>
                <w:color w:val="auto"/>
                <w:w w:val="105"/>
              </w:rPr>
              <w:t>S</w:t>
            </w:r>
            <w:r w:rsidR="00473C30">
              <w:rPr>
                <w:rStyle w:val="Hyperlink"/>
                <w:noProof/>
                <w:color w:val="auto"/>
                <w:w w:val="105"/>
              </w:rPr>
              <w:t>istem Tanggap Darurat dan Pengelolaan Krisis</w:t>
            </w:r>
            <w:r w:rsidR="00D04966" w:rsidRPr="00814AD1">
              <w:rPr>
                <w:noProof/>
                <w:webHidden/>
              </w:rPr>
              <w:tab/>
            </w:r>
          </w:hyperlink>
          <w:r w:rsidR="00B60D8B">
            <w:rPr>
              <w:noProof/>
            </w:rPr>
            <w:t>1</w:t>
          </w:r>
          <w:r w:rsidR="00BC1977">
            <w:rPr>
              <w:noProof/>
            </w:rPr>
            <w:t>4</w:t>
          </w:r>
        </w:p>
        <w:p w14:paraId="620C857F" w14:textId="77777777" w:rsidR="00473C30" w:rsidRDefault="008A7657">
          <w:pPr>
            <w:pStyle w:val="TOC1"/>
            <w:tabs>
              <w:tab w:val="right" w:leader="dot" w:pos="9157"/>
            </w:tabs>
            <w:rPr>
              <w:rFonts w:eastAsiaTheme="minorEastAsia"/>
              <w:bCs w:val="0"/>
              <w:noProof/>
              <w:webHidden/>
            </w:rPr>
          </w:pPr>
          <w:r>
            <w:rPr>
              <w:rFonts w:eastAsiaTheme="minorEastAsia"/>
              <w:bCs w:val="0"/>
              <w:noProof/>
            </w:rPr>
            <w:t>17</w:t>
          </w:r>
          <w:r w:rsidR="00473C30" w:rsidRPr="008A7657">
            <w:rPr>
              <w:rFonts w:eastAsiaTheme="minorEastAsia"/>
              <w:bCs w:val="0"/>
              <w:noProof/>
            </w:rPr>
            <w:tab/>
            <w:t>Pe</w:t>
          </w:r>
          <w:r w:rsidR="000B525C">
            <w:rPr>
              <w:rFonts w:eastAsiaTheme="minorEastAsia"/>
              <w:bCs w:val="0"/>
              <w:noProof/>
            </w:rPr>
            <w:t>laporan Kinerja KPL</w:t>
          </w:r>
          <w:r>
            <w:rPr>
              <w:rFonts w:eastAsiaTheme="minorEastAsia"/>
              <w:bCs w:val="0"/>
              <w:noProof/>
            </w:rPr>
            <w:t xml:space="preserve"> serta Evaluasi</w:t>
          </w:r>
          <w:r w:rsidR="00473C30" w:rsidRPr="00473C30">
            <w:rPr>
              <w:rFonts w:asciiTheme="minorHAnsi" w:eastAsiaTheme="minorEastAsia" w:hAnsiTheme="minorHAnsi" w:cstheme="minorBidi"/>
              <w:b w:val="0"/>
              <w:bCs w:val="0"/>
              <w:noProof/>
              <w:webHidden/>
            </w:rPr>
            <w:tab/>
          </w:r>
          <w:r w:rsidR="00B60D8B">
            <w:rPr>
              <w:rFonts w:eastAsiaTheme="minorEastAsia"/>
              <w:bCs w:val="0"/>
              <w:noProof/>
              <w:webHidden/>
            </w:rPr>
            <w:t>17</w:t>
          </w:r>
        </w:p>
        <w:p w14:paraId="156A3DB2" w14:textId="77777777" w:rsidR="008A7657" w:rsidRPr="008A7657" w:rsidRDefault="008A7657" w:rsidP="008A7657">
          <w:pPr>
            <w:pStyle w:val="TOC1"/>
            <w:tabs>
              <w:tab w:val="right" w:leader="dot" w:pos="9157"/>
            </w:tabs>
            <w:rPr>
              <w:rFonts w:eastAsiaTheme="minorEastAsia"/>
              <w:bCs w:val="0"/>
              <w:noProof/>
            </w:rPr>
          </w:pPr>
          <w:r>
            <w:rPr>
              <w:rFonts w:eastAsiaTheme="minorEastAsia"/>
              <w:bCs w:val="0"/>
              <w:noProof/>
            </w:rPr>
            <w:t>18</w:t>
          </w:r>
          <w:r w:rsidRPr="008A7657">
            <w:rPr>
              <w:rFonts w:eastAsiaTheme="minorEastAsia"/>
              <w:bCs w:val="0"/>
              <w:noProof/>
            </w:rPr>
            <w:tab/>
            <w:t>Pe</w:t>
          </w:r>
          <w:r>
            <w:rPr>
              <w:rFonts w:eastAsiaTheme="minorEastAsia"/>
              <w:bCs w:val="0"/>
              <w:noProof/>
            </w:rPr>
            <w:t>ngelolaan Perubahan</w:t>
          </w:r>
          <w:r w:rsidRPr="00473C30">
            <w:rPr>
              <w:rFonts w:asciiTheme="minorHAnsi" w:eastAsiaTheme="minorEastAsia" w:hAnsiTheme="minorHAnsi" w:cstheme="minorBidi"/>
              <w:b w:val="0"/>
              <w:bCs w:val="0"/>
              <w:noProof/>
              <w:webHidden/>
            </w:rPr>
            <w:tab/>
          </w:r>
          <w:r w:rsidR="00B60D8B">
            <w:rPr>
              <w:rFonts w:eastAsiaTheme="minorEastAsia"/>
              <w:bCs w:val="0"/>
              <w:noProof/>
              <w:webHidden/>
            </w:rPr>
            <w:t>18</w:t>
          </w:r>
        </w:p>
        <w:p w14:paraId="27CD8000" w14:textId="77777777" w:rsidR="00D04966" w:rsidRPr="00814AD1" w:rsidRDefault="00CE0ED9">
          <w:pPr>
            <w:pStyle w:val="TOC1"/>
            <w:tabs>
              <w:tab w:val="right" w:leader="dot" w:pos="915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536453989" w:history="1">
            <w:r w:rsidR="008A7657">
              <w:rPr>
                <w:rStyle w:val="Hyperlink"/>
                <w:noProof/>
                <w:color w:val="auto"/>
                <w:w w:val="102"/>
              </w:rPr>
              <w:t>19</w:t>
            </w:r>
            <w:r w:rsidR="00D04966" w:rsidRPr="00814AD1">
              <w:rPr>
                <w:rFonts w:asciiTheme="minorHAnsi" w:eastAsiaTheme="minorEastAsia" w:hAnsiTheme="minorHAnsi" w:cstheme="minorBidi"/>
                <w:b w:val="0"/>
                <w:bCs w:val="0"/>
                <w:noProof/>
              </w:rPr>
              <w:tab/>
            </w:r>
            <w:r w:rsidR="00D04966" w:rsidRPr="00814AD1">
              <w:rPr>
                <w:rStyle w:val="Hyperlink"/>
                <w:noProof/>
                <w:color w:val="auto"/>
                <w:w w:val="105"/>
              </w:rPr>
              <w:t>Appendix</w:t>
            </w:r>
            <w:r w:rsidR="00D04966" w:rsidRPr="00814AD1">
              <w:rPr>
                <w:noProof/>
                <w:webHidden/>
              </w:rPr>
              <w:tab/>
            </w:r>
          </w:hyperlink>
          <w:r w:rsidR="00B60D8B">
            <w:rPr>
              <w:noProof/>
            </w:rPr>
            <w:t>18</w:t>
          </w:r>
        </w:p>
        <w:p w14:paraId="11B44B88" w14:textId="77777777" w:rsidR="00D04966" w:rsidRPr="00AB7CA0" w:rsidRDefault="00CE0ED9" w:rsidP="00D04966">
          <w:pPr>
            <w:pStyle w:val="TOC1"/>
            <w:tabs>
              <w:tab w:val="right" w:leader="dot" w:pos="9157"/>
            </w:tabs>
            <w:ind w:hanging="226"/>
            <w:rPr>
              <w:rFonts w:asciiTheme="minorHAnsi" w:eastAsiaTheme="minorEastAsia" w:hAnsiTheme="minorHAnsi" w:cstheme="minorBidi"/>
              <w:bCs w:val="0"/>
              <w:noProof/>
              <w:sz w:val="20"/>
            </w:rPr>
          </w:pPr>
          <w:hyperlink w:anchor="_Toc536453990" w:history="1">
            <w:r w:rsidR="00D04966" w:rsidRPr="00AB7CA0">
              <w:rPr>
                <w:rStyle w:val="Hyperlink"/>
                <w:rFonts w:ascii="Symbol" w:eastAsia="Symbol" w:hAnsi="Symbol" w:cs="Symbol"/>
                <w:noProof/>
                <w:color w:val="auto"/>
                <w:w w:val="103"/>
                <w:sz w:val="20"/>
              </w:rPr>
              <w:t></w:t>
            </w:r>
            <w:r w:rsidR="00D04966" w:rsidRPr="00AB7CA0">
              <w:rPr>
                <w:rFonts w:asciiTheme="minorHAnsi" w:eastAsiaTheme="minorEastAsia" w:hAnsiTheme="minorHAnsi" w:cstheme="minorBidi"/>
                <w:bCs w:val="0"/>
                <w:noProof/>
                <w:sz w:val="20"/>
              </w:rPr>
              <w:tab/>
            </w:r>
            <w:r w:rsidR="00E93F26" w:rsidRPr="00AB7CA0">
              <w:rPr>
                <w:rStyle w:val="Hyperlink"/>
                <w:noProof/>
                <w:color w:val="auto"/>
                <w:sz w:val="20"/>
              </w:rPr>
              <w:t xml:space="preserve">Lampiran 1 </w:t>
            </w:r>
            <w:r w:rsidR="00793004" w:rsidRPr="00AB7CA0">
              <w:rPr>
                <w:rStyle w:val="Hyperlink"/>
                <w:noProof/>
                <w:color w:val="auto"/>
                <w:sz w:val="20"/>
              </w:rPr>
              <w:t xml:space="preserve"> – </w:t>
            </w:r>
            <w:r w:rsidR="00855414" w:rsidRPr="00AB7CA0">
              <w:rPr>
                <w:rStyle w:val="Hyperlink"/>
                <w:noProof/>
                <w:color w:val="auto"/>
                <w:sz w:val="20"/>
              </w:rPr>
              <w:t>Salinan Kebijakan Keselamatan Pertambangan, Lingkungan dan Mutu</w:t>
            </w:r>
          </w:hyperlink>
        </w:p>
        <w:p w14:paraId="4CC2577A" w14:textId="77777777" w:rsidR="00D04966" w:rsidRPr="00AB7CA0" w:rsidRDefault="00CE0ED9" w:rsidP="00D04966">
          <w:pPr>
            <w:pStyle w:val="TOC1"/>
            <w:tabs>
              <w:tab w:val="right" w:leader="dot" w:pos="9157"/>
            </w:tabs>
            <w:ind w:hanging="226"/>
            <w:rPr>
              <w:rFonts w:asciiTheme="minorHAnsi" w:eastAsiaTheme="minorEastAsia" w:hAnsiTheme="minorHAnsi" w:cstheme="minorBidi"/>
              <w:bCs w:val="0"/>
              <w:noProof/>
              <w:sz w:val="20"/>
            </w:rPr>
          </w:pPr>
          <w:hyperlink w:anchor="_Toc536453991" w:history="1">
            <w:r w:rsidR="00D04966" w:rsidRPr="00AB7CA0">
              <w:rPr>
                <w:rStyle w:val="Hyperlink"/>
                <w:rFonts w:ascii="Symbol" w:eastAsia="Symbol" w:hAnsi="Symbol" w:cs="Symbol"/>
                <w:noProof/>
                <w:color w:val="auto"/>
                <w:w w:val="103"/>
                <w:sz w:val="20"/>
              </w:rPr>
              <w:t></w:t>
            </w:r>
            <w:r w:rsidR="00D04966" w:rsidRPr="00AB7CA0">
              <w:rPr>
                <w:rFonts w:asciiTheme="minorHAnsi" w:eastAsiaTheme="minorEastAsia" w:hAnsiTheme="minorHAnsi" w:cstheme="minorBidi"/>
                <w:bCs w:val="0"/>
                <w:noProof/>
                <w:sz w:val="20"/>
              </w:rPr>
              <w:tab/>
            </w:r>
            <w:r w:rsidR="00E93F26" w:rsidRPr="00AB7CA0">
              <w:rPr>
                <w:rStyle w:val="Hyperlink"/>
                <w:noProof/>
                <w:color w:val="auto"/>
                <w:sz w:val="20"/>
              </w:rPr>
              <w:t>Lampiran</w:t>
            </w:r>
            <w:r w:rsidR="00855414" w:rsidRPr="00AB7CA0">
              <w:rPr>
                <w:rStyle w:val="Hyperlink"/>
                <w:noProof/>
                <w:color w:val="auto"/>
                <w:sz w:val="20"/>
              </w:rPr>
              <w:t xml:space="preserve"> 2 – Salinan </w:t>
            </w:r>
            <w:r w:rsidR="009B7EDC" w:rsidRPr="00AB7CA0">
              <w:rPr>
                <w:rStyle w:val="Hyperlink"/>
                <w:noProof/>
                <w:color w:val="auto"/>
                <w:sz w:val="20"/>
              </w:rPr>
              <w:t xml:space="preserve">Masterlist SOP </w:t>
            </w:r>
            <w:r w:rsidR="00793004" w:rsidRPr="00AB7CA0">
              <w:rPr>
                <w:rStyle w:val="Hyperlink"/>
                <w:noProof/>
                <w:color w:val="auto"/>
                <w:sz w:val="20"/>
              </w:rPr>
              <w:t>Sapta Nirbhaya</w:t>
            </w:r>
          </w:hyperlink>
        </w:p>
        <w:p w14:paraId="56A2D091" w14:textId="77777777" w:rsidR="00D04966" w:rsidRPr="00AB7CA0" w:rsidRDefault="00CE0ED9" w:rsidP="00D04966">
          <w:pPr>
            <w:pStyle w:val="TOC1"/>
            <w:tabs>
              <w:tab w:val="right" w:leader="dot" w:pos="9157"/>
            </w:tabs>
            <w:ind w:hanging="226"/>
            <w:rPr>
              <w:rFonts w:asciiTheme="minorHAnsi" w:eastAsiaTheme="minorEastAsia" w:hAnsiTheme="minorHAnsi" w:cstheme="minorBidi"/>
              <w:bCs w:val="0"/>
              <w:noProof/>
              <w:sz w:val="20"/>
            </w:rPr>
          </w:pPr>
          <w:hyperlink w:anchor="_Toc536453992" w:history="1">
            <w:r w:rsidR="00D04966" w:rsidRPr="00AB7CA0">
              <w:rPr>
                <w:rStyle w:val="Hyperlink"/>
                <w:rFonts w:ascii="Symbol" w:eastAsia="Symbol" w:hAnsi="Symbol" w:cs="Symbol"/>
                <w:noProof/>
                <w:color w:val="auto"/>
                <w:w w:val="103"/>
                <w:sz w:val="20"/>
              </w:rPr>
              <w:t></w:t>
            </w:r>
            <w:r w:rsidR="00D04966" w:rsidRPr="00AB7CA0">
              <w:rPr>
                <w:rFonts w:asciiTheme="minorHAnsi" w:eastAsiaTheme="minorEastAsia" w:hAnsiTheme="minorHAnsi" w:cstheme="minorBidi"/>
                <w:bCs w:val="0"/>
                <w:noProof/>
                <w:sz w:val="20"/>
              </w:rPr>
              <w:tab/>
            </w:r>
            <w:r w:rsidR="00E93F26" w:rsidRPr="00AB7CA0">
              <w:rPr>
                <w:rStyle w:val="Hyperlink"/>
                <w:noProof/>
                <w:color w:val="auto"/>
                <w:sz w:val="20"/>
              </w:rPr>
              <w:t>Lampuran</w:t>
            </w:r>
            <w:r w:rsidR="00793004" w:rsidRPr="00AB7CA0">
              <w:rPr>
                <w:rStyle w:val="Hyperlink"/>
                <w:noProof/>
                <w:color w:val="auto"/>
                <w:sz w:val="20"/>
              </w:rPr>
              <w:t xml:space="preserve"> 3 </w:t>
            </w:r>
            <w:r w:rsidR="00381F1F" w:rsidRPr="00AB7CA0">
              <w:rPr>
                <w:rStyle w:val="Hyperlink"/>
                <w:noProof/>
                <w:color w:val="auto"/>
                <w:sz w:val="20"/>
              </w:rPr>
              <w:t>–</w:t>
            </w:r>
            <w:r w:rsidR="00793004" w:rsidRPr="00AB7CA0">
              <w:rPr>
                <w:rStyle w:val="Hyperlink"/>
                <w:noProof/>
                <w:color w:val="auto"/>
                <w:sz w:val="20"/>
              </w:rPr>
              <w:t xml:space="preserve"> </w:t>
            </w:r>
            <w:r w:rsidR="009B7EDC" w:rsidRPr="00AB7CA0">
              <w:rPr>
                <w:rStyle w:val="Hyperlink"/>
                <w:noProof/>
                <w:color w:val="auto"/>
                <w:sz w:val="20"/>
              </w:rPr>
              <w:t>Salinan Template Struktur Organisasi Site</w:t>
            </w:r>
          </w:hyperlink>
        </w:p>
        <w:p w14:paraId="3F281E12" w14:textId="77777777" w:rsidR="00D04966" w:rsidRPr="00AB7CA0" w:rsidRDefault="00CE0ED9" w:rsidP="00D04966">
          <w:pPr>
            <w:pStyle w:val="TOC1"/>
            <w:tabs>
              <w:tab w:val="right" w:leader="dot" w:pos="9157"/>
            </w:tabs>
            <w:ind w:hanging="226"/>
            <w:rPr>
              <w:rFonts w:asciiTheme="minorHAnsi" w:eastAsiaTheme="minorEastAsia" w:hAnsiTheme="minorHAnsi" w:cstheme="minorBidi"/>
              <w:bCs w:val="0"/>
              <w:noProof/>
              <w:sz w:val="20"/>
            </w:rPr>
          </w:pPr>
          <w:hyperlink w:anchor="_Toc536453993" w:history="1">
            <w:r w:rsidR="00D04966" w:rsidRPr="00AB7CA0">
              <w:rPr>
                <w:rStyle w:val="Hyperlink"/>
                <w:rFonts w:ascii="Symbol" w:eastAsia="Symbol" w:hAnsi="Symbol" w:cs="Symbol"/>
                <w:noProof/>
                <w:color w:val="auto"/>
                <w:w w:val="103"/>
                <w:sz w:val="20"/>
              </w:rPr>
              <w:t></w:t>
            </w:r>
            <w:r w:rsidR="00D04966" w:rsidRPr="00AB7CA0">
              <w:rPr>
                <w:rFonts w:asciiTheme="minorHAnsi" w:eastAsiaTheme="minorEastAsia" w:hAnsiTheme="minorHAnsi" w:cstheme="minorBidi"/>
                <w:bCs w:val="0"/>
                <w:noProof/>
                <w:sz w:val="20"/>
              </w:rPr>
              <w:tab/>
            </w:r>
            <w:r w:rsidR="00E93F26" w:rsidRPr="00AB7CA0">
              <w:rPr>
                <w:rStyle w:val="Hyperlink"/>
                <w:noProof/>
                <w:color w:val="auto"/>
                <w:sz w:val="20"/>
              </w:rPr>
              <w:t>Lampiran</w:t>
            </w:r>
            <w:r w:rsidR="00FF70C1" w:rsidRPr="00AB7CA0">
              <w:rPr>
                <w:rStyle w:val="Hyperlink"/>
                <w:noProof/>
                <w:color w:val="auto"/>
                <w:sz w:val="20"/>
              </w:rPr>
              <w:t xml:space="preserve"> 4 – </w:t>
            </w:r>
            <w:r w:rsidR="009B7EDC" w:rsidRPr="00AB7CA0">
              <w:rPr>
                <w:rStyle w:val="Hyperlink"/>
                <w:noProof/>
                <w:color w:val="auto"/>
                <w:sz w:val="20"/>
              </w:rPr>
              <w:t>Salinan Template S</w:t>
            </w:r>
            <w:r w:rsidR="00AC5BFC" w:rsidRPr="00AB7CA0">
              <w:rPr>
                <w:rStyle w:val="Hyperlink"/>
                <w:noProof/>
                <w:color w:val="auto"/>
                <w:sz w:val="20"/>
              </w:rPr>
              <w:t>truktur Komite Keselamatan Pertambangan</w:t>
            </w:r>
          </w:hyperlink>
        </w:p>
        <w:p w14:paraId="011678C0" w14:textId="77777777" w:rsidR="00D04966" w:rsidRPr="00AB7CA0" w:rsidRDefault="00CE0ED9" w:rsidP="00D04966">
          <w:pPr>
            <w:pStyle w:val="TOC1"/>
            <w:tabs>
              <w:tab w:val="right" w:leader="dot" w:pos="9157"/>
            </w:tabs>
            <w:ind w:hanging="226"/>
            <w:rPr>
              <w:rFonts w:asciiTheme="minorHAnsi" w:eastAsiaTheme="minorEastAsia" w:hAnsiTheme="minorHAnsi" w:cstheme="minorBidi"/>
              <w:bCs w:val="0"/>
              <w:noProof/>
              <w:sz w:val="20"/>
            </w:rPr>
          </w:pPr>
          <w:hyperlink w:anchor="_Toc536453994" w:history="1">
            <w:r w:rsidR="00D04966" w:rsidRPr="00AB7CA0">
              <w:rPr>
                <w:rStyle w:val="Hyperlink"/>
                <w:rFonts w:ascii="Symbol" w:eastAsia="Symbol" w:hAnsi="Symbol" w:cs="Symbol"/>
                <w:noProof/>
                <w:color w:val="auto"/>
                <w:w w:val="103"/>
                <w:sz w:val="20"/>
              </w:rPr>
              <w:t></w:t>
            </w:r>
            <w:r w:rsidR="00D04966" w:rsidRPr="00AB7CA0">
              <w:rPr>
                <w:rFonts w:asciiTheme="minorHAnsi" w:eastAsiaTheme="minorEastAsia" w:hAnsiTheme="minorHAnsi" w:cstheme="minorBidi"/>
                <w:bCs w:val="0"/>
                <w:noProof/>
                <w:sz w:val="20"/>
              </w:rPr>
              <w:tab/>
            </w:r>
            <w:r w:rsidR="00E93F26" w:rsidRPr="00AB7CA0">
              <w:rPr>
                <w:rStyle w:val="Hyperlink"/>
                <w:noProof/>
                <w:color w:val="auto"/>
                <w:sz w:val="20"/>
              </w:rPr>
              <w:t>Lampiran</w:t>
            </w:r>
            <w:r w:rsidR="007774FD" w:rsidRPr="00AB7CA0">
              <w:rPr>
                <w:rStyle w:val="Hyperlink"/>
                <w:noProof/>
                <w:color w:val="auto"/>
                <w:sz w:val="20"/>
              </w:rPr>
              <w:t xml:space="preserve"> 5 – </w:t>
            </w:r>
            <w:r w:rsidR="00AC5BFC" w:rsidRPr="00AB7CA0">
              <w:rPr>
                <w:rStyle w:val="Hyperlink"/>
                <w:noProof/>
                <w:color w:val="auto"/>
                <w:sz w:val="20"/>
              </w:rPr>
              <w:t>Salinan Sample Profil Risiko</w:t>
            </w:r>
          </w:hyperlink>
        </w:p>
        <w:p w14:paraId="562319EB" w14:textId="77777777" w:rsidR="00D04966" w:rsidRPr="00AB7CA0" w:rsidRDefault="00CE0ED9" w:rsidP="00D04966">
          <w:pPr>
            <w:pStyle w:val="TOC1"/>
            <w:tabs>
              <w:tab w:val="right" w:leader="dot" w:pos="9157"/>
            </w:tabs>
            <w:ind w:hanging="226"/>
            <w:rPr>
              <w:rFonts w:asciiTheme="minorHAnsi" w:eastAsiaTheme="minorEastAsia" w:hAnsiTheme="minorHAnsi" w:cstheme="minorBidi"/>
              <w:bCs w:val="0"/>
              <w:noProof/>
              <w:sz w:val="20"/>
            </w:rPr>
          </w:pPr>
          <w:hyperlink w:anchor="_Toc536453995" w:history="1">
            <w:r w:rsidR="00D04966" w:rsidRPr="00AB7CA0">
              <w:rPr>
                <w:rStyle w:val="Hyperlink"/>
                <w:rFonts w:ascii="Symbol" w:eastAsia="Symbol" w:hAnsi="Symbol" w:cs="Symbol"/>
                <w:noProof/>
                <w:color w:val="auto"/>
                <w:w w:val="103"/>
                <w:sz w:val="20"/>
              </w:rPr>
              <w:t></w:t>
            </w:r>
            <w:r w:rsidR="00D04966" w:rsidRPr="00AB7CA0">
              <w:rPr>
                <w:rFonts w:asciiTheme="minorHAnsi" w:eastAsiaTheme="minorEastAsia" w:hAnsiTheme="minorHAnsi" w:cstheme="minorBidi"/>
                <w:bCs w:val="0"/>
                <w:noProof/>
                <w:sz w:val="20"/>
              </w:rPr>
              <w:tab/>
            </w:r>
            <w:r w:rsidR="00D04966" w:rsidRPr="00AB7CA0">
              <w:rPr>
                <w:rStyle w:val="Hyperlink"/>
                <w:noProof/>
                <w:color w:val="auto"/>
                <w:sz w:val="20"/>
              </w:rPr>
              <w:t>Lampiran 6 – Salinan Sample Surat Penunjukkan Pengawas Operasional</w:t>
            </w:r>
          </w:hyperlink>
        </w:p>
        <w:p w14:paraId="1BA620BE" w14:textId="77777777" w:rsidR="00D04966" w:rsidRPr="00AB7CA0" w:rsidRDefault="00CE0ED9" w:rsidP="00D04966">
          <w:pPr>
            <w:pStyle w:val="TOC1"/>
            <w:tabs>
              <w:tab w:val="right" w:leader="dot" w:pos="9157"/>
            </w:tabs>
            <w:ind w:hanging="226"/>
            <w:rPr>
              <w:rFonts w:asciiTheme="minorHAnsi" w:eastAsiaTheme="minorEastAsia" w:hAnsiTheme="minorHAnsi" w:cstheme="minorBidi"/>
              <w:bCs w:val="0"/>
              <w:noProof/>
              <w:sz w:val="20"/>
            </w:rPr>
          </w:pPr>
          <w:hyperlink w:anchor="_Toc536453996" w:history="1">
            <w:r w:rsidR="00D04966" w:rsidRPr="00AB7CA0">
              <w:rPr>
                <w:rStyle w:val="Hyperlink"/>
                <w:rFonts w:ascii="Symbol" w:eastAsia="Symbol" w:hAnsi="Symbol" w:cs="Symbol"/>
                <w:noProof/>
                <w:color w:val="auto"/>
                <w:w w:val="103"/>
                <w:sz w:val="20"/>
              </w:rPr>
              <w:t></w:t>
            </w:r>
            <w:r w:rsidR="00D04966" w:rsidRPr="00AB7CA0">
              <w:rPr>
                <w:rFonts w:asciiTheme="minorHAnsi" w:eastAsiaTheme="minorEastAsia" w:hAnsiTheme="minorHAnsi" w:cstheme="minorBidi"/>
                <w:bCs w:val="0"/>
                <w:noProof/>
                <w:sz w:val="20"/>
              </w:rPr>
              <w:tab/>
            </w:r>
            <w:r w:rsidR="00D04966" w:rsidRPr="00AB7CA0">
              <w:rPr>
                <w:rStyle w:val="Hyperlink"/>
                <w:noProof/>
                <w:color w:val="auto"/>
                <w:sz w:val="20"/>
              </w:rPr>
              <w:t>Lampiran 7 – Salinan Sample Surat Penunjukkan Pengawas Teknis</w:t>
            </w:r>
          </w:hyperlink>
        </w:p>
        <w:p w14:paraId="4F42EC31" w14:textId="77777777" w:rsidR="00D04966" w:rsidRPr="00AB7CA0" w:rsidRDefault="00CE0ED9" w:rsidP="00D04966">
          <w:pPr>
            <w:pStyle w:val="TOC1"/>
            <w:tabs>
              <w:tab w:val="right" w:leader="dot" w:pos="9157"/>
            </w:tabs>
            <w:ind w:hanging="226"/>
            <w:rPr>
              <w:rFonts w:asciiTheme="minorHAnsi" w:eastAsiaTheme="minorEastAsia" w:hAnsiTheme="minorHAnsi" w:cstheme="minorBidi"/>
              <w:bCs w:val="0"/>
              <w:noProof/>
              <w:sz w:val="20"/>
            </w:rPr>
          </w:pPr>
          <w:hyperlink w:anchor="_Toc536453997" w:history="1">
            <w:r w:rsidR="00D04966" w:rsidRPr="00AB7CA0">
              <w:rPr>
                <w:rStyle w:val="Hyperlink"/>
                <w:rFonts w:ascii="Symbol" w:eastAsia="Symbol" w:hAnsi="Symbol" w:cs="Symbol"/>
                <w:noProof/>
                <w:color w:val="auto"/>
                <w:w w:val="103"/>
                <w:sz w:val="20"/>
              </w:rPr>
              <w:t></w:t>
            </w:r>
            <w:r w:rsidR="00D04966" w:rsidRPr="00AB7CA0">
              <w:rPr>
                <w:rFonts w:asciiTheme="minorHAnsi" w:eastAsiaTheme="minorEastAsia" w:hAnsiTheme="minorHAnsi" w:cstheme="minorBidi"/>
                <w:bCs w:val="0"/>
                <w:noProof/>
                <w:sz w:val="20"/>
              </w:rPr>
              <w:tab/>
            </w:r>
            <w:r w:rsidR="00D04966" w:rsidRPr="00AB7CA0">
              <w:rPr>
                <w:rStyle w:val="Hyperlink"/>
                <w:noProof/>
                <w:color w:val="auto"/>
                <w:sz w:val="20"/>
              </w:rPr>
              <w:t>Lampiran 8 – Salinan Sample Matriks Kompetensi Karyawan</w:t>
            </w:r>
          </w:hyperlink>
        </w:p>
        <w:p w14:paraId="556C0577" w14:textId="77777777" w:rsidR="00640C20" w:rsidRPr="00814AD1" w:rsidRDefault="00640C20" w:rsidP="008F2958">
          <w:pPr>
            <w:spacing w:line="276" w:lineRule="auto"/>
            <w:rPr>
              <w:sz w:val="20"/>
              <w:szCs w:val="20"/>
            </w:rPr>
            <w:sectPr w:rsidR="00640C20" w:rsidRPr="00814AD1" w:rsidSect="00640C20">
              <w:headerReference w:type="default" r:id="rId8"/>
              <w:footerReference w:type="default" r:id="rId9"/>
              <w:pgSz w:w="11907" w:h="16839" w:code="9"/>
              <w:pgMar w:top="1180" w:right="1380" w:bottom="960" w:left="1360" w:header="939" w:footer="771" w:gutter="0"/>
              <w:pgNumType w:start="2"/>
              <w:cols w:space="720"/>
              <w:docGrid w:linePitch="299"/>
            </w:sectPr>
          </w:pPr>
          <w:r w:rsidRPr="00814AD1">
            <w:rPr>
              <w:sz w:val="20"/>
              <w:szCs w:val="20"/>
            </w:rPr>
            <w:fldChar w:fldCharType="end"/>
          </w:r>
        </w:p>
      </w:sdtContent>
    </w:sdt>
    <w:p w14:paraId="2C1A9520" w14:textId="77777777" w:rsidR="00640C20" w:rsidRPr="00814AD1" w:rsidRDefault="006554FE" w:rsidP="000B5F93">
      <w:pPr>
        <w:pStyle w:val="Heading1"/>
        <w:numPr>
          <w:ilvl w:val="0"/>
          <w:numId w:val="1"/>
        </w:numPr>
        <w:tabs>
          <w:tab w:val="left" w:pos="720"/>
        </w:tabs>
        <w:spacing w:line="276" w:lineRule="auto"/>
        <w:ind w:left="734" w:hanging="547"/>
        <w:rPr>
          <w:sz w:val="22"/>
          <w:szCs w:val="20"/>
        </w:rPr>
      </w:pPr>
      <w:proofErr w:type="spellStart"/>
      <w:r>
        <w:rPr>
          <w:w w:val="105"/>
          <w:sz w:val="22"/>
          <w:szCs w:val="20"/>
        </w:rPr>
        <w:lastRenderedPageBreak/>
        <w:t>Tujuan</w:t>
      </w:r>
      <w:proofErr w:type="spellEnd"/>
    </w:p>
    <w:p w14:paraId="12D7BFE0" w14:textId="77777777" w:rsidR="00F317FF" w:rsidRPr="00814AD1" w:rsidRDefault="00226BB7" w:rsidP="000B5F93">
      <w:pPr>
        <w:pStyle w:val="BodyText"/>
        <w:spacing w:line="276" w:lineRule="auto"/>
        <w:ind w:left="720"/>
        <w:jc w:val="both"/>
      </w:pPr>
      <w:proofErr w:type="spellStart"/>
      <w:r w:rsidRPr="00814AD1">
        <w:t>Dokumen</w:t>
      </w:r>
      <w:proofErr w:type="spellEnd"/>
      <w:r w:rsidRPr="00814AD1">
        <w:t xml:space="preserve"> </w:t>
      </w:r>
      <w:proofErr w:type="spellStart"/>
      <w:r w:rsidRPr="00814AD1">
        <w:t>ini</w:t>
      </w:r>
      <w:proofErr w:type="spellEnd"/>
      <w:r w:rsidRPr="00814AD1">
        <w:t xml:space="preserve"> </w:t>
      </w:r>
      <w:proofErr w:type="spellStart"/>
      <w:r w:rsidRPr="00814AD1">
        <w:t>disusun</w:t>
      </w:r>
      <w:proofErr w:type="spellEnd"/>
      <w:r w:rsidRPr="00814AD1">
        <w:t xml:space="preserve"> </w:t>
      </w:r>
      <w:proofErr w:type="spellStart"/>
      <w:r w:rsidRPr="00814AD1">
        <w:t>untuk</w:t>
      </w:r>
      <w:proofErr w:type="spellEnd"/>
      <w:r w:rsidRPr="00814AD1">
        <w:t xml:space="preserve"> </w:t>
      </w:r>
      <w:proofErr w:type="spellStart"/>
      <w:r w:rsidRPr="00814AD1">
        <w:t>memberikan</w:t>
      </w:r>
      <w:proofErr w:type="spellEnd"/>
      <w:r w:rsidRPr="00814AD1">
        <w:t xml:space="preserve"> </w:t>
      </w:r>
      <w:proofErr w:type="spellStart"/>
      <w:r w:rsidRPr="00814AD1">
        <w:t>gambaran</w:t>
      </w:r>
      <w:proofErr w:type="spellEnd"/>
      <w:r w:rsidRPr="00814AD1">
        <w:t xml:space="preserve"> </w:t>
      </w:r>
      <w:proofErr w:type="spellStart"/>
      <w:r w:rsidRPr="00814AD1">
        <w:t>mengenai</w:t>
      </w:r>
      <w:proofErr w:type="spellEnd"/>
      <w:r w:rsidRPr="00814AD1">
        <w:t xml:space="preserve"> proses </w:t>
      </w:r>
      <w:proofErr w:type="spellStart"/>
      <w:r w:rsidRPr="00814AD1">
        <w:t>pengendalian</w:t>
      </w:r>
      <w:proofErr w:type="spellEnd"/>
      <w:r w:rsidRPr="00814AD1">
        <w:t xml:space="preserve"> </w:t>
      </w:r>
      <w:proofErr w:type="spellStart"/>
      <w:r w:rsidRPr="00814AD1">
        <w:t>risiko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, </w:t>
      </w:r>
      <w:proofErr w:type="spellStart"/>
      <w:r w:rsidRPr="00814AD1">
        <w:t>kesehatan</w:t>
      </w:r>
      <w:proofErr w:type="spellEnd"/>
      <w:r w:rsidRPr="00814AD1">
        <w:t xml:space="preserve">, dan </w:t>
      </w:r>
      <w:proofErr w:type="spellStart"/>
      <w:r w:rsidRPr="00814AD1">
        <w:t>l</w:t>
      </w:r>
      <w:r w:rsidR="00062162" w:rsidRPr="00814AD1">
        <w:t>ingkungan</w:t>
      </w:r>
      <w:proofErr w:type="spellEnd"/>
      <w:r w:rsidR="00062162" w:rsidRPr="00814AD1">
        <w:t xml:space="preserve"> </w:t>
      </w:r>
      <w:proofErr w:type="spellStart"/>
      <w:r w:rsidR="00062162" w:rsidRPr="00814AD1">
        <w:t>pertambangan</w:t>
      </w:r>
      <w:proofErr w:type="spellEnd"/>
      <w:r w:rsidR="00062162" w:rsidRPr="00814AD1">
        <w:t xml:space="preserve"> </w:t>
      </w:r>
      <w:r w:rsidR="00355B14">
        <w:t xml:space="preserve">PT </w:t>
      </w:r>
      <w:proofErr w:type="spellStart"/>
      <w:r w:rsidR="00355B14">
        <w:t>Saptaindra</w:t>
      </w:r>
      <w:proofErr w:type="spellEnd"/>
      <w:r w:rsidR="00355B14">
        <w:t xml:space="preserve"> </w:t>
      </w:r>
      <w:proofErr w:type="spellStart"/>
      <w:r w:rsidR="00355B14">
        <w:t>Sejati</w:t>
      </w:r>
      <w:proofErr w:type="spellEnd"/>
      <w:r w:rsidR="00355B14">
        <w:t xml:space="preserve"> </w:t>
      </w:r>
      <w:r w:rsidR="00062162" w:rsidRPr="00814AD1">
        <w:t>(</w:t>
      </w:r>
      <w:r w:rsidR="004A6D00" w:rsidRPr="00814AD1">
        <w:rPr>
          <w:b/>
        </w:rPr>
        <w:t>“</w:t>
      </w:r>
      <w:r w:rsidR="00062162" w:rsidRPr="00814AD1">
        <w:rPr>
          <w:b/>
        </w:rPr>
        <w:t>SIS</w:t>
      </w:r>
      <w:r w:rsidR="004A6D00" w:rsidRPr="00814AD1">
        <w:rPr>
          <w:b/>
        </w:rPr>
        <w:t>”</w:t>
      </w:r>
      <w:r w:rsidR="00062162" w:rsidRPr="00814AD1">
        <w:t>)</w:t>
      </w:r>
      <w:r w:rsidRPr="00814AD1">
        <w:t xml:space="preserve">, yang </w:t>
      </w:r>
      <w:proofErr w:type="spellStart"/>
      <w:r w:rsidRPr="00814AD1">
        <w:t>akan</w:t>
      </w:r>
      <w:proofErr w:type="spellEnd"/>
      <w:r w:rsidRPr="00814AD1">
        <w:t xml:space="preserve"> </w:t>
      </w:r>
      <w:proofErr w:type="spellStart"/>
      <w:r w:rsidRPr="00814AD1">
        <w:t>menjalankan</w:t>
      </w:r>
      <w:proofErr w:type="spellEnd"/>
      <w:r w:rsidRPr="00814AD1">
        <w:t xml:space="preserve"> </w:t>
      </w:r>
      <w:proofErr w:type="spellStart"/>
      <w:r w:rsidRPr="00814AD1">
        <w:t>kontrak</w:t>
      </w:r>
      <w:proofErr w:type="spellEnd"/>
      <w:r w:rsidRPr="00814AD1">
        <w:t xml:space="preserve"> </w:t>
      </w:r>
      <w:proofErr w:type="spellStart"/>
      <w:r w:rsidRPr="00814AD1">
        <w:t>kerja</w:t>
      </w:r>
      <w:proofErr w:type="spellEnd"/>
      <w:r w:rsidR="000D3BB9" w:rsidRPr="00814AD1">
        <w:t xml:space="preserve"> </w:t>
      </w:r>
      <w:proofErr w:type="spellStart"/>
      <w:r w:rsidR="000D3BB9" w:rsidRPr="00814AD1">
        <w:t>jasa</w:t>
      </w:r>
      <w:proofErr w:type="spellEnd"/>
      <w:r w:rsidR="000D3BB9" w:rsidRPr="00814AD1">
        <w:t xml:space="preserve"> </w:t>
      </w:r>
      <w:proofErr w:type="spellStart"/>
      <w:r w:rsidR="000D3BB9" w:rsidRPr="00814AD1">
        <w:t>pertambangan</w:t>
      </w:r>
      <w:proofErr w:type="spellEnd"/>
      <w:r w:rsidR="008227F8">
        <w:t xml:space="preserve"> di wilayah </w:t>
      </w:r>
      <w:proofErr w:type="spellStart"/>
      <w:r w:rsidR="008227F8">
        <w:t>tambang</w:t>
      </w:r>
      <w:proofErr w:type="spellEnd"/>
      <w:r w:rsidR="008227F8">
        <w:t xml:space="preserve"> PT </w:t>
      </w:r>
      <w:proofErr w:type="spellStart"/>
      <w:r w:rsidR="008227F8">
        <w:t>Ma</w:t>
      </w:r>
      <w:r w:rsidR="009F152D">
        <w:t>ruwai</w:t>
      </w:r>
      <w:proofErr w:type="spellEnd"/>
      <w:r w:rsidR="009F152D">
        <w:t xml:space="preserve"> Coal (</w:t>
      </w:r>
      <w:r w:rsidR="009F152D" w:rsidRPr="009F152D">
        <w:rPr>
          <w:b/>
        </w:rPr>
        <w:t>“PTMC”</w:t>
      </w:r>
      <w:r w:rsidR="009F152D">
        <w:t>)</w:t>
      </w:r>
      <w:r w:rsidR="00401345" w:rsidRPr="00814AD1">
        <w:t>.</w:t>
      </w:r>
    </w:p>
    <w:p w14:paraId="79E8A048" w14:textId="77777777" w:rsidR="00640C20" w:rsidRPr="00814AD1" w:rsidRDefault="006554FE" w:rsidP="000B5F93">
      <w:pPr>
        <w:pStyle w:val="Heading1"/>
        <w:numPr>
          <w:ilvl w:val="0"/>
          <w:numId w:val="1"/>
        </w:numPr>
        <w:tabs>
          <w:tab w:val="left" w:pos="720"/>
        </w:tabs>
        <w:spacing w:line="276" w:lineRule="auto"/>
        <w:ind w:left="734" w:hanging="547"/>
        <w:rPr>
          <w:w w:val="105"/>
          <w:sz w:val="22"/>
          <w:szCs w:val="20"/>
        </w:rPr>
      </w:pPr>
      <w:proofErr w:type="spellStart"/>
      <w:r>
        <w:rPr>
          <w:w w:val="105"/>
          <w:sz w:val="22"/>
          <w:szCs w:val="20"/>
        </w:rPr>
        <w:t>Pendahuluan</w:t>
      </w:r>
      <w:proofErr w:type="spellEnd"/>
    </w:p>
    <w:p w14:paraId="6C59D4ED" w14:textId="6F3780AF" w:rsidR="00BB02C0" w:rsidRPr="00814AD1" w:rsidRDefault="00EC34FD" w:rsidP="00EC34FD">
      <w:pPr>
        <w:pStyle w:val="BodyText"/>
        <w:spacing w:after="120" w:line="276" w:lineRule="auto"/>
        <w:ind w:left="714"/>
        <w:jc w:val="both"/>
        <w:pPrChange w:id="6" w:author="Uji Hesti" w:date="2021-09-29T20:27:00Z">
          <w:pPr>
            <w:pStyle w:val="BodyText"/>
            <w:numPr>
              <w:numId w:val="1"/>
            </w:numPr>
            <w:spacing w:after="120" w:line="276" w:lineRule="auto"/>
            <w:ind w:left="714" w:hanging="534"/>
            <w:jc w:val="both"/>
          </w:pPr>
        </w:pPrChange>
      </w:pPr>
      <w:ins w:id="7" w:author="Uji Hesti" w:date="2021-09-29T20:27:00Z">
        <w:r w:rsidRPr="00EC34FD">
          <w:t xml:space="preserve">SIS </w:t>
        </w:r>
        <w:proofErr w:type="spellStart"/>
        <w:r w:rsidRPr="00EC34FD">
          <w:t>merupakan</w:t>
        </w:r>
        <w:proofErr w:type="spellEnd"/>
        <w:r w:rsidRPr="00EC34FD">
          <w:t xml:space="preserve"> </w:t>
        </w:r>
        <w:proofErr w:type="spellStart"/>
        <w:r w:rsidRPr="00EC34FD">
          <w:t>perusahaan</w:t>
        </w:r>
        <w:proofErr w:type="spellEnd"/>
        <w:r w:rsidRPr="00EC34FD">
          <w:t xml:space="preserve"> </w:t>
        </w:r>
        <w:proofErr w:type="spellStart"/>
        <w:r w:rsidRPr="00EC34FD">
          <w:t>jasa</w:t>
        </w:r>
        <w:proofErr w:type="spellEnd"/>
        <w:r w:rsidRPr="00EC34FD">
          <w:t xml:space="preserve"> </w:t>
        </w:r>
        <w:proofErr w:type="spellStart"/>
        <w:r w:rsidRPr="00EC34FD">
          <w:t>pertambangan</w:t>
        </w:r>
        <w:proofErr w:type="spellEnd"/>
        <w:r w:rsidRPr="00EC34FD">
          <w:t xml:space="preserve"> </w:t>
        </w:r>
        <w:proofErr w:type="spellStart"/>
        <w:r w:rsidRPr="00EC34FD">
          <w:t>dengan</w:t>
        </w:r>
        <w:proofErr w:type="spellEnd"/>
        <w:r w:rsidRPr="00EC34FD">
          <w:t xml:space="preserve"> </w:t>
        </w:r>
        <w:proofErr w:type="spellStart"/>
        <w:r w:rsidRPr="00EC34FD">
          <w:t>Izin</w:t>
        </w:r>
        <w:proofErr w:type="spellEnd"/>
        <w:r w:rsidRPr="00EC34FD">
          <w:t xml:space="preserve"> Usaha Jasa </w:t>
        </w:r>
        <w:proofErr w:type="spellStart"/>
        <w:r w:rsidRPr="00EC34FD">
          <w:t>Pertambangan</w:t>
        </w:r>
        <w:proofErr w:type="spellEnd"/>
        <w:r w:rsidRPr="00EC34FD">
          <w:t xml:space="preserve"> (IUJP) </w:t>
        </w:r>
        <w:proofErr w:type="spellStart"/>
        <w:r w:rsidRPr="00EC34FD">
          <w:t>Nomor</w:t>
        </w:r>
        <w:proofErr w:type="spellEnd"/>
        <w:r w:rsidRPr="00EC34FD">
          <w:t xml:space="preserve"> 156/1/IUJP/PMDN/2021 dan </w:t>
        </w:r>
        <w:proofErr w:type="spellStart"/>
        <w:r w:rsidRPr="00EC34FD">
          <w:t>saat</w:t>
        </w:r>
        <w:proofErr w:type="spellEnd"/>
        <w:r w:rsidRPr="00EC34FD">
          <w:t xml:space="preserve"> </w:t>
        </w:r>
        <w:proofErr w:type="spellStart"/>
        <w:r w:rsidRPr="00EC34FD">
          <w:t>ini</w:t>
        </w:r>
        <w:proofErr w:type="spellEnd"/>
        <w:r w:rsidRPr="00EC34FD">
          <w:t xml:space="preserve"> </w:t>
        </w:r>
        <w:proofErr w:type="spellStart"/>
        <w:r w:rsidRPr="00EC34FD">
          <w:t>beroperasi</w:t>
        </w:r>
        <w:proofErr w:type="spellEnd"/>
        <w:r w:rsidRPr="00EC34FD">
          <w:t xml:space="preserve"> di 4 (</w:t>
        </w:r>
        <w:proofErr w:type="spellStart"/>
        <w:r w:rsidRPr="00EC34FD">
          <w:t>empat</w:t>
        </w:r>
        <w:proofErr w:type="spellEnd"/>
        <w:r w:rsidRPr="00EC34FD">
          <w:t xml:space="preserve">) site yang </w:t>
        </w:r>
        <w:proofErr w:type="spellStart"/>
        <w:r w:rsidRPr="00EC34FD">
          <w:t>terletak</w:t>
        </w:r>
        <w:proofErr w:type="spellEnd"/>
        <w:r w:rsidRPr="00EC34FD">
          <w:t xml:space="preserve"> di Kalimantan Selatan dan Kalimantan Tengah</w:t>
        </w:r>
      </w:ins>
      <w:del w:id="8" w:author="Uji Hesti" w:date="2021-09-29T20:27:00Z">
        <w:r w:rsidR="004A6D00" w:rsidRPr="00814AD1" w:rsidDel="00EC34FD">
          <w:delText>SIS</w:delText>
        </w:r>
        <w:r w:rsidR="000D3BB9" w:rsidRPr="00814AD1" w:rsidDel="00EC34FD">
          <w:delText xml:space="preserve"> merupakan perusahaan jasa pertambangan dengan Izin Usaha Jasa Pertambangan (IUJP) </w:delText>
        </w:r>
        <w:r w:rsidR="0060523C" w:rsidRPr="00814AD1" w:rsidDel="00EC34FD">
          <w:delText>No</w:delText>
        </w:r>
        <w:r w:rsidR="008E0222" w:rsidRPr="00814AD1" w:rsidDel="00EC34FD">
          <w:delText xml:space="preserve">mor </w:delText>
        </w:r>
        <w:r w:rsidR="001B7B68" w:rsidDel="00EC34FD">
          <w:delText>25/I/IUJP/PMDN/2019</w:delText>
        </w:r>
        <w:r w:rsidR="00616318" w:rsidRPr="00814AD1" w:rsidDel="00EC34FD">
          <w:delText xml:space="preserve"> dan saat ini beroperasi di 5 </w:delText>
        </w:r>
        <w:r w:rsidR="00355B14" w:rsidDel="00EC34FD">
          <w:delText xml:space="preserve">(lima) </w:delText>
        </w:r>
        <w:r w:rsidR="00616318" w:rsidRPr="00814AD1" w:rsidDel="00EC34FD">
          <w:delText>site yang terleta</w:delText>
        </w:r>
        <w:r w:rsidR="004A6D00" w:rsidRPr="00814AD1" w:rsidDel="00EC34FD">
          <w:delText>k di</w:delText>
        </w:r>
        <w:r w:rsidR="00616318" w:rsidRPr="00814AD1" w:rsidDel="00EC34FD">
          <w:delText xml:space="preserve"> Kalimantan Timur dan Kalimantan Selatan</w:delText>
        </w:r>
      </w:del>
      <w:r w:rsidR="00401345" w:rsidRPr="00814AD1">
        <w:t>.</w:t>
      </w:r>
    </w:p>
    <w:p w14:paraId="4D4A8228" w14:textId="77777777" w:rsidR="0060523C" w:rsidRPr="00814AD1" w:rsidRDefault="00062162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Dalam</w:t>
      </w:r>
      <w:proofErr w:type="spellEnd"/>
      <w:r w:rsidRPr="00814AD1">
        <w:t xml:space="preserve"> </w:t>
      </w:r>
      <w:proofErr w:type="spellStart"/>
      <w:r w:rsidRPr="00814AD1">
        <w:t>setiap</w:t>
      </w:r>
      <w:proofErr w:type="spellEnd"/>
      <w:r w:rsidRPr="00814AD1">
        <w:t xml:space="preserve"> </w:t>
      </w:r>
      <w:proofErr w:type="spellStart"/>
      <w:r w:rsidRPr="00814AD1">
        <w:t>operasionalnya</w:t>
      </w:r>
      <w:proofErr w:type="spellEnd"/>
      <w:r w:rsidRPr="00814AD1">
        <w:t xml:space="preserve"> </w:t>
      </w:r>
      <w:r w:rsidR="004A6D00" w:rsidRPr="00814AD1">
        <w:t>SIS</w:t>
      </w:r>
      <w:r w:rsidRPr="00814AD1">
        <w:t xml:space="preserve"> </w:t>
      </w:r>
      <w:proofErr w:type="spellStart"/>
      <w:r w:rsidRPr="00814AD1">
        <w:t>selalu</w:t>
      </w:r>
      <w:proofErr w:type="spellEnd"/>
      <w:r w:rsidRPr="00814AD1">
        <w:t xml:space="preserve"> </w:t>
      </w:r>
      <w:proofErr w:type="spellStart"/>
      <w:r w:rsidRPr="00814AD1">
        <w:t>menempatkan</w:t>
      </w:r>
      <w:proofErr w:type="spellEnd"/>
      <w:r w:rsidRPr="00814AD1">
        <w:t xml:space="preserve"> </w:t>
      </w:r>
      <w:proofErr w:type="spellStart"/>
      <w:r w:rsidRPr="00814AD1">
        <w:t>pengelolaan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, </w:t>
      </w:r>
      <w:proofErr w:type="spellStart"/>
      <w:r w:rsidRPr="00814AD1">
        <w:t>kesehatan</w:t>
      </w:r>
      <w:proofErr w:type="spellEnd"/>
      <w:r w:rsidRPr="00814AD1">
        <w:t xml:space="preserve">, dan </w:t>
      </w:r>
      <w:proofErr w:type="spellStart"/>
      <w:r w:rsidRPr="00814AD1">
        <w:t>lingkungan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 </w:t>
      </w:r>
      <w:proofErr w:type="spellStart"/>
      <w:r w:rsidRPr="00814AD1">
        <w:t>sebagai</w:t>
      </w:r>
      <w:proofErr w:type="spellEnd"/>
      <w:r w:rsidRPr="00814AD1">
        <w:t xml:space="preserve"> </w:t>
      </w:r>
      <w:proofErr w:type="spellStart"/>
      <w:r w:rsidRPr="00814AD1">
        <w:t>bagian</w:t>
      </w:r>
      <w:proofErr w:type="spellEnd"/>
      <w:r w:rsidRPr="00814AD1">
        <w:t xml:space="preserve"> </w:t>
      </w:r>
      <w:proofErr w:type="spellStart"/>
      <w:r w:rsidRPr="00814AD1">
        <w:t>tidak</w:t>
      </w:r>
      <w:proofErr w:type="spellEnd"/>
      <w:r w:rsidRPr="00814AD1">
        <w:t xml:space="preserve"> </w:t>
      </w:r>
      <w:proofErr w:type="spellStart"/>
      <w:r w:rsidRPr="00814AD1">
        <w:t>terpisahkan</w:t>
      </w:r>
      <w:proofErr w:type="spellEnd"/>
      <w:r w:rsidRPr="00814AD1">
        <w:t xml:space="preserve"> </w:t>
      </w:r>
      <w:proofErr w:type="spellStart"/>
      <w:r w:rsidRPr="00814AD1">
        <w:t>dari</w:t>
      </w:r>
      <w:proofErr w:type="spellEnd"/>
      <w:r w:rsidRPr="00814AD1">
        <w:t xml:space="preserve"> pros</w:t>
      </w:r>
      <w:r w:rsidR="00F733F2" w:rsidRPr="00814AD1">
        <w:t xml:space="preserve">es </w:t>
      </w:r>
      <w:proofErr w:type="spellStart"/>
      <w:r w:rsidR="00F733F2" w:rsidRPr="00814AD1">
        <w:t>operasional</w:t>
      </w:r>
      <w:proofErr w:type="spellEnd"/>
      <w:r w:rsidR="00F733F2" w:rsidRPr="00814AD1">
        <w:t xml:space="preserve"> </w:t>
      </w:r>
      <w:proofErr w:type="spellStart"/>
      <w:r w:rsidR="00F733F2" w:rsidRPr="00814AD1">
        <w:t>perusahaan</w:t>
      </w:r>
      <w:proofErr w:type="spellEnd"/>
      <w:r w:rsidR="00F733F2" w:rsidRPr="00814AD1">
        <w:t xml:space="preserve">. </w:t>
      </w:r>
      <w:proofErr w:type="spellStart"/>
      <w:r w:rsidR="00F733F2" w:rsidRPr="00814AD1">
        <w:t>Pengelolaan</w:t>
      </w:r>
      <w:proofErr w:type="spellEnd"/>
      <w:r w:rsidR="00F733F2" w:rsidRPr="00814AD1">
        <w:t xml:space="preserve"> </w:t>
      </w:r>
      <w:proofErr w:type="spellStart"/>
      <w:r w:rsidR="00F733F2" w:rsidRPr="00814AD1">
        <w:t>ini</w:t>
      </w:r>
      <w:proofErr w:type="spellEnd"/>
      <w:r w:rsidR="00F733F2" w:rsidRPr="00814AD1">
        <w:t xml:space="preserve"> </w:t>
      </w:r>
      <w:proofErr w:type="spellStart"/>
      <w:r w:rsidR="00F733F2" w:rsidRPr="00814AD1">
        <w:t>dilakukan</w:t>
      </w:r>
      <w:proofErr w:type="spellEnd"/>
      <w:r w:rsidR="00F733F2" w:rsidRPr="00814AD1">
        <w:t xml:space="preserve"> </w:t>
      </w:r>
      <w:proofErr w:type="spellStart"/>
      <w:r w:rsidR="00F733F2" w:rsidRPr="00814AD1">
        <w:t>dengan</w:t>
      </w:r>
      <w:proofErr w:type="spellEnd"/>
      <w:r w:rsidR="00F733F2" w:rsidRPr="00814AD1">
        <w:t xml:space="preserve"> </w:t>
      </w:r>
      <w:proofErr w:type="spellStart"/>
      <w:r w:rsidR="00F733F2" w:rsidRPr="00814AD1">
        <w:t>merujuk</w:t>
      </w:r>
      <w:proofErr w:type="spellEnd"/>
      <w:r w:rsidR="00F733F2" w:rsidRPr="00814AD1">
        <w:t xml:space="preserve"> </w:t>
      </w:r>
      <w:proofErr w:type="spellStart"/>
      <w:r w:rsidR="00F733F2" w:rsidRPr="00814AD1">
        <w:t>kepada</w:t>
      </w:r>
      <w:proofErr w:type="spellEnd"/>
      <w:r w:rsidR="00F733F2" w:rsidRPr="00814AD1">
        <w:t xml:space="preserve"> </w:t>
      </w:r>
      <w:proofErr w:type="spellStart"/>
      <w:r w:rsidR="00F733F2" w:rsidRPr="00814AD1">
        <w:t>ketentuan</w:t>
      </w:r>
      <w:proofErr w:type="spellEnd"/>
      <w:r w:rsidR="00F733F2" w:rsidRPr="00814AD1">
        <w:t xml:space="preserve"> </w:t>
      </w:r>
      <w:proofErr w:type="spellStart"/>
      <w:r w:rsidR="00F733F2" w:rsidRPr="00814AD1">
        <w:t>peraturan</w:t>
      </w:r>
      <w:proofErr w:type="spellEnd"/>
      <w:r w:rsidR="00F733F2" w:rsidRPr="00814AD1">
        <w:t xml:space="preserve"> </w:t>
      </w:r>
      <w:proofErr w:type="spellStart"/>
      <w:r w:rsidR="00F733F2" w:rsidRPr="00814AD1">
        <w:t>perundangan</w:t>
      </w:r>
      <w:proofErr w:type="spellEnd"/>
      <w:r w:rsidR="00F733F2" w:rsidRPr="00814AD1">
        <w:t xml:space="preserve"> yang </w:t>
      </w:r>
      <w:proofErr w:type="spellStart"/>
      <w:r w:rsidR="00F733F2" w:rsidRPr="00814AD1">
        <w:t>berlaku</w:t>
      </w:r>
      <w:proofErr w:type="spellEnd"/>
      <w:r w:rsidR="00F733F2" w:rsidRPr="00814AD1">
        <w:t xml:space="preserve"> </w:t>
      </w:r>
      <w:proofErr w:type="spellStart"/>
      <w:r w:rsidR="00F733F2" w:rsidRPr="00814AD1">
        <w:t>serta</w:t>
      </w:r>
      <w:proofErr w:type="spellEnd"/>
      <w:r w:rsidR="00F733F2" w:rsidRPr="00814AD1">
        <w:t xml:space="preserve"> </w:t>
      </w:r>
      <w:proofErr w:type="spellStart"/>
      <w:r w:rsidR="00F733F2" w:rsidRPr="00814AD1">
        <w:t>ketentuan</w:t>
      </w:r>
      <w:proofErr w:type="spellEnd"/>
      <w:r w:rsidR="00F733F2" w:rsidRPr="00814AD1">
        <w:t xml:space="preserve"> </w:t>
      </w:r>
      <w:proofErr w:type="spellStart"/>
      <w:r w:rsidR="00F733F2" w:rsidRPr="00814AD1">
        <w:t>peraturan</w:t>
      </w:r>
      <w:proofErr w:type="spellEnd"/>
      <w:r w:rsidR="00F733F2" w:rsidRPr="00814AD1">
        <w:t xml:space="preserve"> </w:t>
      </w:r>
      <w:proofErr w:type="spellStart"/>
      <w:r w:rsidR="00F733F2" w:rsidRPr="00814AD1">
        <w:t>lainnya</w:t>
      </w:r>
      <w:proofErr w:type="spellEnd"/>
      <w:r w:rsidR="00F733F2" w:rsidRPr="00814AD1">
        <w:t xml:space="preserve">, </w:t>
      </w:r>
      <w:proofErr w:type="spellStart"/>
      <w:r w:rsidR="00F733F2" w:rsidRPr="00814AD1">
        <w:t>termasuk</w:t>
      </w:r>
      <w:proofErr w:type="spellEnd"/>
      <w:r w:rsidR="00F733F2" w:rsidRPr="00814AD1">
        <w:t xml:space="preserve"> </w:t>
      </w:r>
      <w:proofErr w:type="spellStart"/>
      <w:r w:rsidR="00F733F2" w:rsidRPr="00814AD1">
        <w:t>klausul</w:t>
      </w:r>
      <w:proofErr w:type="spellEnd"/>
      <w:r w:rsidR="00F733F2" w:rsidRPr="00814AD1">
        <w:t xml:space="preserve"> </w:t>
      </w:r>
      <w:proofErr w:type="spellStart"/>
      <w:r w:rsidR="00F733F2" w:rsidRPr="00814AD1">
        <w:t>kontraktual</w:t>
      </w:r>
      <w:proofErr w:type="spellEnd"/>
      <w:r w:rsidR="00F733F2" w:rsidRPr="00814AD1">
        <w:t xml:space="preserve"> </w:t>
      </w:r>
      <w:proofErr w:type="spellStart"/>
      <w:r w:rsidR="00F733F2" w:rsidRPr="00814AD1">
        <w:t>kerja</w:t>
      </w:r>
      <w:proofErr w:type="spellEnd"/>
      <w:r w:rsidR="00F733F2" w:rsidRPr="00814AD1">
        <w:t xml:space="preserve"> yang </w:t>
      </w:r>
      <w:proofErr w:type="spellStart"/>
      <w:r w:rsidR="00F733F2" w:rsidRPr="00814AD1">
        <w:t>berlaku</w:t>
      </w:r>
      <w:proofErr w:type="spellEnd"/>
      <w:r w:rsidR="00F733F2" w:rsidRPr="00814AD1">
        <w:t>.</w:t>
      </w:r>
    </w:p>
    <w:p w14:paraId="3E700E53" w14:textId="77777777" w:rsidR="00F733F2" w:rsidRPr="00814AD1" w:rsidRDefault="00F733F2" w:rsidP="000B5F93">
      <w:pPr>
        <w:pStyle w:val="BodyText"/>
        <w:spacing w:after="120" w:line="276" w:lineRule="auto"/>
        <w:ind w:left="720"/>
        <w:jc w:val="both"/>
      </w:pPr>
      <w:r w:rsidRPr="00814AD1">
        <w:t xml:space="preserve">Proses </w:t>
      </w:r>
      <w:proofErr w:type="spellStart"/>
      <w:r w:rsidRPr="00814AD1">
        <w:t>pengelolaan</w:t>
      </w:r>
      <w:proofErr w:type="spellEnd"/>
      <w:r w:rsidRPr="00814AD1">
        <w:t xml:space="preserve"> </w:t>
      </w:r>
      <w:proofErr w:type="spellStart"/>
      <w:r w:rsidRPr="00814AD1">
        <w:t>dilakukan</w:t>
      </w:r>
      <w:proofErr w:type="spellEnd"/>
      <w:r w:rsidRPr="00814AD1">
        <w:t xml:space="preserve"> </w:t>
      </w:r>
      <w:proofErr w:type="spellStart"/>
      <w:r w:rsidRPr="00814AD1">
        <w:t>secara</w:t>
      </w:r>
      <w:proofErr w:type="spellEnd"/>
      <w:r w:rsidRPr="00814AD1">
        <w:t xml:space="preserve"> </w:t>
      </w:r>
      <w:proofErr w:type="spellStart"/>
      <w:r w:rsidRPr="00814AD1">
        <w:t>sistematis</w:t>
      </w:r>
      <w:proofErr w:type="spellEnd"/>
      <w:r w:rsidRPr="00814AD1">
        <w:t xml:space="preserve"> dan </w:t>
      </w:r>
      <w:proofErr w:type="spellStart"/>
      <w:r w:rsidRPr="00814AD1">
        <w:t>terstruktur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</w:t>
      </w:r>
      <w:proofErr w:type="spellStart"/>
      <w:r w:rsidRPr="00814AD1">
        <w:t>berdasarkan</w:t>
      </w:r>
      <w:proofErr w:type="spellEnd"/>
      <w:r w:rsidRPr="00814AD1">
        <w:t xml:space="preserve"> </w:t>
      </w:r>
      <w:proofErr w:type="spellStart"/>
      <w:r w:rsidRPr="00814AD1">
        <w:t>kepada</w:t>
      </w:r>
      <w:proofErr w:type="spellEnd"/>
      <w:r w:rsidRPr="00814AD1">
        <w:t xml:space="preserve"> </w:t>
      </w:r>
      <w:proofErr w:type="spellStart"/>
      <w:r w:rsidRPr="00814AD1">
        <w:t>sistem</w:t>
      </w:r>
      <w:proofErr w:type="spellEnd"/>
      <w:r w:rsidRPr="00814AD1">
        <w:t xml:space="preserve"> </w:t>
      </w:r>
      <w:proofErr w:type="spellStart"/>
      <w:r w:rsidRPr="00814AD1">
        <w:t>manajemen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, </w:t>
      </w:r>
      <w:proofErr w:type="spellStart"/>
      <w:r w:rsidRPr="00814AD1">
        <w:t>kesehatan</w:t>
      </w:r>
      <w:proofErr w:type="spellEnd"/>
      <w:r w:rsidRPr="00814AD1">
        <w:t xml:space="preserve">, dan </w:t>
      </w:r>
      <w:proofErr w:type="spellStart"/>
      <w:r w:rsidRPr="00814AD1">
        <w:t>lingkungan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 </w:t>
      </w:r>
      <w:proofErr w:type="spellStart"/>
      <w:r w:rsidRPr="00814AD1">
        <w:t>perusahaan</w:t>
      </w:r>
      <w:proofErr w:type="spellEnd"/>
      <w:r w:rsidRPr="00814AD1">
        <w:t xml:space="preserve"> yang </w:t>
      </w:r>
      <w:proofErr w:type="spellStart"/>
      <w:r w:rsidRPr="00814AD1">
        <w:t>disebut</w:t>
      </w:r>
      <w:proofErr w:type="spellEnd"/>
      <w:r w:rsidR="002C4477" w:rsidRPr="00814AD1">
        <w:t xml:space="preserve"> </w:t>
      </w:r>
      <w:proofErr w:type="spellStart"/>
      <w:r w:rsidR="002C4477" w:rsidRPr="00814AD1">
        <w:t>Sapta</w:t>
      </w:r>
      <w:proofErr w:type="spellEnd"/>
      <w:r w:rsidR="002C4477" w:rsidRPr="00814AD1">
        <w:t xml:space="preserve"> Nirbhaya. </w:t>
      </w:r>
      <w:proofErr w:type="spellStart"/>
      <w:r w:rsidR="002C4477" w:rsidRPr="00814AD1">
        <w:t>Sapta</w:t>
      </w:r>
      <w:proofErr w:type="spellEnd"/>
      <w:r w:rsidR="002C4477" w:rsidRPr="00814AD1">
        <w:t xml:space="preserve"> Nirbhaya </w:t>
      </w:r>
      <w:proofErr w:type="spellStart"/>
      <w:r w:rsidR="002C4477" w:rsidRPr="00814AD1">
        <w:t>menggunakan</w:t>
      </w:r>
      <w:proofErr w:type="spellEnd"/>
      <w:r w:rsidR="002C4477" w:rsidRPr="00814AD1">
        <w:t xml:space="preserve"> </w:t>
      </w:r>
      <w:r w:rsidR="002C4477" w:rsidRPr="00D80E2C">
        <w:rPr>
          <w:i/>
        </w:rPr>
        <w:t>Loss Causation Principle</w:t>
      </w:r>
      <w:r w:rsidR="002C4477" w:rsidRPr="00814AD1">
        <w:t xml:space="preserve"> </w:t>
      </w:r>
      <w:proofErr w:type="spellStart"/>
      <w:r w:rsidR="002C4477" w:rsidRPr="00814AD1">
        <w:t>sebagai</w:t>
      </w:r>
      <w:proofErr w:type="spellEnd"/>
      <w:r w:rsidR="002C4477" w:rsidRPr="00814AD1">
        <w:t xml:space="preserve"> </w:t>
      </w:r>
      <w:proofErr w:type="spellStart"/>
      <w:r w:rsidR="002C4477" w:rsidRPr="00814AD1">
        <w:t>dasar</w:t>
      </w:r>
      <w:proofErr w:type="spellEnd"/>
      <w:r w:rsidR="002C4477" w:rsidRPr="00814AD1">
        <w:t xml:space="preserve"> </w:t>
      </w:r>
      <w:proofErr w:type="spellStart"/>
      <w:r w:rsidR="002C4477" w:rsidRPr="00814AD1">
        <w:t>f</w:t>
      </w:r>
      <w:r w:rsidR="003138A7" w:rsidRPr="00814AD1">
        <w:t>undamentalnya</w:t>
      </w:r>
      <w:proofErr w:type="spellEnd"/>
      <w:r w:rsidR="003138A7" w:rsidRPr="00814AD1">
        <w:t>.</w:t>
      </w:r>
    </w:p>
    <w:p w14:paraId="6BE25F2A" w14:textId="77777777" w:rsidR="003138A7" w:rsidRPr="00814AD1" w:rsidRDefault="003138A7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Sapta</w:t>
      </w:r>
      <w:proofErr w:type="spellEnd"/>
      <w:r w:rsidRPr="00814AD1">
        <w:t xml:space="preserve"> Nirbhaya </w:t>
      </w:r>
      <w:proofErr w:type="spellStart"/>
      <w:r w:rsidRPr="00814AD1">
        <w:t>sebagai</w:t>
      </w:r>
      <w:proofErr w:type="spellEnd"/>
      <w:r w:rsidRPr="00814AD1">
        <w:t xml:space="preserve"> </w:t>
      </w:r>
      <w:proofErr w:type="spellStart"/>
      <w:r w:rsidRPr="00814AD1">
        <w:t>Sistem</w:t>
      </w:r>
      <w:proofErr w:type="spellEnd"/>
      <w:r w:rsidRPr="00814AD1">
        <w:t xml:space="preserve"> </w:t>
      </w:r>
      <w:proofErr w:type="spellStart"/>
      <w:r w:rsidRPr="00814AD1">
        <w:t>Manajemen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, Kesehatan, dan </w:t>
      </w:r>
      <w:proofErr w:type="spellStart"/>
      <w:r w:rsidRPr="00814AD1">
        <w:t>Lingkungan</w:t>
      </w:r>
      <w:proofErr w:type="spellEnd"/>
      <w:r w:rsidRPr="00814AD1">
        <w:t xml:space="preserve"> </w:t>
      </w:r>
      <w:proofErr w:type="spellStart"/>
      <w:r w:rsidRPr="00814AD1">
        <w:t>telah</w:t>
      </w:r>
      <w:proofErr w:type="spellEnd"/>
      <w:r w:rsidRPr="00814AD1">
        <w:t xml:space="preserve"> </w:t>
      </w:r>
      <w:proofErr w:type="spellStart"/>
      <w:r w:rsidRPr="00814AD1">
        <w:t>disertifikasi</w:t>
      </w:r>
      <w:proofErr w:type="spellEnd"/>
      <w:r w:rsidRPr="00814AD1">
        <w:t xml:space="preserve"> </w:t>
      </w:r>
      <w:proofErr w:type="spellStart"/>
      <w:r w:rsidRPr="00814AD1">
        <w:t>sesuai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</w:t>
      </w:r>
      <w:proofErr w:type="spellStart"/>
      <w:r w:rsidRPr="00814AD1">
        <w:t>standar</w:t>
      </w:r>
      <w:proofErr w:type="spellEnd"/>
      <w:r w:rsidRPr="00814AD1">
        <w:t xml:space="preserve"> ISO 9001 – Quality Management System, </w:t>
      </w:r>
      <w:r w:rsidR="00766EFE">
        <w:t>ISO</w:t>
      </w:r>
      <w:r w:rsidRPr="00814AD1">
        <w:t xml:space="preserve"> </w:t>
      </w:r>
      <w:r w:rsidR="00766EFE">
        <w:t>450</w:t>
      </w:r>
      <w:r w:rsidRPr="00814AD1">
        <w:t xml:space="preserve">01 Occupational Health &amp; Safety Management System, dan ISO 14001 Environmental Management System </w:t>
      </w:r>
      <w:proofErr w:type="spellStart"/>
      <w:r w:rsidRPr="00814AD1">
        <w:t>sejak</w:t>
      </w:r>
      <w:proofErr w:type="spellEnd"/>
      <w:r w:rsidRPr="00814AD1">
        <w:t xml:space="preserve"> </w:t>
      </w:r>
      <w:proofErr w:type="spellStart"/>
      <w:r w:rsidRPr="00814AD1">
        <w:t>tahun</w:t>
      </w:r>
      <w:proofErr w:type="spellEnd"/>
      <w:r w:rsidRPr="00814AD1">
        <w:t xml:space="preserve"> 2008.</w:t>
      </w:r>
    </w:p>
    <w:p w14:paraId="6669C65E" w14:textId="77777777" w:rsidR="003138A7" w:rsidRPr="00814AD1" w:rsidRDefault="003138A7" w:rsidP="000B5F93">
      <w:pPr>
        <w:pStyle w:val="BodyText"/>
        <w:spacing w:after="120" w:line="276" w:lineRule="auto"/>
        <w:ind w:left="720"/>
        <w:jc w:val="both"/>
      </w:pPr>
      <w:r w:rsidRPr="00D80E2C">
        <w:rPr>
          <w:i/>
        </w:rPr>
        <w:t>SHE Management Plan</w:t>
      </w:r>
      <w:r w:rsidRPr="00814AD1">
        <w:t xml:space="preserve"> </w:t>
      </w:r>
      <w:proofErr w:type="spellStart"/>
      <w:r w:rsidRPr="00814AD1">
        <w:t>dalam</w:t>
      </w:r>
      <w:proofErr w:type="spellEnd"/>
      <w:r w:rsidRPr="00814AD1">
        <w:t xml:space="preserve"> </w:t>
      </w:r>
      <w:proofErr w:type="spellStart"/>
      <w:r w:rsidRPr="00814AD1">
        <w:t>dokumen</w:t>
      </w:r>
      <w:proofErr w:type="spellEnd"/>
      <w:r w:rsidRPr="00814AD1">
        <w:t xml:space="preserve"> </w:t>
      </w:r>
      <w:proofErr w:type="spellStart"/>
      <w:r w:rsidRPr="00814AD1">
        <w:t>ini</w:t>
      </w:r>
      <w:proofErr w:type="spellEnd"/>
      <w:r w:rsidRPr="00814AD1">
        <w:t xml:space="preserve"> </w:t>
      </w:r>
      <w:proofErr w:type="spellStart"/>
      <w:r w:rsidRPr="00814AD1">
        <w:t>merujuk</w:t>
      </w:r>
      <w:proofErr w:type="spellEnd"/>
      <w:r w:rsidRPr="00814AD1">
        <w:t xml:space="preserve"> </w:t>
      </w:r>
      <w:proofErr w:type="spellStart"/>
      <w:r w:rsidRPr="00814AD1">
        <w:t>kepada</w:t>
      </w:r>
      <w:proofErr w:type="spellEnd"/>
      <w:r w:rsidRPr="00814AD1">
        <w:t xml:space="preserve"> </w:t>
      </w:r>
      <w:proofErr w:type="spellStart"/>
      <w:r w:rsidRPr="00814AD1">
        <w:t>ketentuan-ketentuan</w:t>
      </w:r>
      <w:proofErr w:type="spellEnd"/>
      <w:r w:rsidRPr="00814AD1">
        <w:t xml:space="preserve"> yang </w:t>
      </w:r>
      <w:proofErr w:type="spellStart"/>
      <w:r w:rsidRPr="00814AD1">
        <w:t>ada</w:t>
      </w:r>
      <w:proofErr w:type="spellEnd"/>
      <w:r w:rsidRPr="00814AD1">
        <w:t xml:space="preserve"> di </w:t>
      </w:r>
      <w:proofErr w:type="spellStart"/>
      <w:r w:rsidRPr="00814AD1">
        <w:t>dalam</w:t>
      </w:r>
      <w:proofErr w:type="spellEnd"/>
      <w:r w:rsidRPr="00814AD1">
        <w:t xml:space="preserve"> </w:t>
      </w:r>
      <w:proofErr w:type="spellStart"/>
      <w:r w:rsidRPr="00814AD1">
        <w:t>Sapta</w:t>
      </w:r>
      <w:proofErr w:type="spellEnd"/>
      <w:r w:rsidRPr="00814AD1">
        <w:t xml:space="preserve"> Nirbhaya </w:t>
      </w:r>
      <w:proofErr w:type="spellStart"/>
      <w:r w:rsidRPr="00814AD1">
        <w:t>tersebut</w:t>
      </w:r>
      <w:proofErr w:type="spellEnd"/>
      <w:r w:rsidRPr="00814AD1">
        <w:t xml:space="preserve"> di </w:t>
      </w:r>
      <w:proofErr w:type="spellStart"/>
      <w:r w:rsidRPr="00814AD1">
        <w:t>atas</w:t>
      </w:r>
      <w:proofErr w:type="spellEnd"/>
      <w:r w:rsidRPr="00814AD1">
        <w:t>.</w:t>
      </w:r>
    </w:p>
    <w:p w14:paraId="02EBE496" w14:textId="77777777" w:rsidR="00640C20" w:rsidRPr="00814AD1" w:rsidRDefault="006554FE" w:rsidP="000B5F93">
      <w:pPr>
        <w:pStyle w:val="Heading1"/>
        <w:numPr>
          <w:ilvl w:val="0"/>
          <w:numId w:val="1"/>
        </w:numPr>
        <w:tabs>
          <w:tab w:val="left" w:pos="720"/>
        </w:tabs>
        <w:spacing w:line="276" w:lineRule="auto"/>
        <w:ind w:left="734" w:hanging="547"/>
        <w:rPr>
          <w:w w:val="105"/>
          <w:sz w:val="22"/>
          <w:szCs w:val="20"/>
        </w:rPr>
      </w:pPr>
      <w:proofErr w:type="spellStart"/>
      <w:r>
        <w:rPr>
          <w:w w:val="105"/>
          <w:sz w:val="22"/>
          <w:szCs w:val="20"/>
        </w:rPr>
        <w:t>Definisi</w:t>
      </w:r>
      <w:proofErr w:type="spellEnd"/>
      <w:r>
        <w:rPr>
          <w:w w:val="105"/>
          <w:sz w:val="22"/>
          <w:szCs w:val="20"/>
        </w:rPr>
        <w:t xml:space="preserve"> dan </w:t>
      </w:r>
      <w:proofErr w:type="spellStart"/>
      <w:r>
        <w:rPr>
          <w:w w:val="105"/>
          <w:sz w:val="22"/>
          <w:szCs w:val="20"/>
        </w:rPr>
        <w:t>Singkatan</w:t>
      </w:r>
      <w:proofErr w:type="spellEnd"/>
    </w:p>
    <w:p w14:paraId="2EACF934" w14:textId="77777777" w:rsidR="00727E12" w:rsidRPr="00355B14" w:rsidRDefault="00727E12" w:rsidP="000B5F93">
      <w:pPr>
        <w:pStyle w:val="Heading1"/>
        <w:numPr>
          <w:ilvl w:val="0"/>
          <w:numId w:val="3"/>
        </w:numPr>
        <w:tabs>
          <w:tab w:val="left" w:pos="720"/>
        </w:tabs>
        <w:spacing w:before="120" w:line="276" w:lineRule="auto"/>
        <w:contextualSpacing/>
        <w:jc w:val="both"/>
        <w:rPr>
          <w:w w:val="105"/>
          <w:sz w:val="20"/>
          <w:szCs w:val="20"/>
        </w:rPr>
      </w:pPr>
      <w:bookmarkStart w:id="9" w:name="_Toc536453965"/>
      <w:r w:rsidRPr="00814AD1">
        <w:rPr>
          <w:w w:val="105"/>
          <w:sz w:val="20"/>
          <w:szCs w:val="20"/>
        </w:rPr>
        <w:t>AIDS</w:t>
      </w:r>
      <w:bookmarkEnd w:id="9"/>
      <w:r w:rsidR="00355B14">
        <w:rPr>
          <w:w w:val="105"/>
          <w:sz w:val="20"/>
          <w:szCs w:val="20"/>
        </w:rPr>
        <w:t xml:space="preserve"> </w:t>
      </w:r>
      <w:proofErr w:type="spellStart"/>
      <w:r w:rsidR="00355B14" w:rsidRPr="00355B14">
        <w:rPr>
          <w:b w:val="0"/>
          <w:w w:val="105"/>
          <w:sz w:val="20"/>
          <w:szCs w:val="20"/>
        </w:rPr>
        <w:t>adalah</w:t>
      </w:r>
      <w:proofErr w:type="spellEnd"/>
      <w:r w:rsidR="00355B14" w:rsidRPr="00355B14">
        <w:rPr>
          <w:b w:val="0"/>
          <w:w w:val="105"/>
          <w:sz w:val="20"/>
          <w:szCs w:val="20"/>
        </w:rPr>
        <w:t xml:space="preserve"> </w:t>
      </w:r>
      <w:proofErr w:type="spellStart"/>
      <w:r w:rsidR="00355B14">
        <w:rPr>
          <w:b w:val="0"/>
          <w:w w:val="105"/>
          <w:sz w:val="20"/>
          <w:szCs w:val="20"/>
        </w:rPr>
        <w:t>singkatan</w:t>
      </w:r>
      <w:proofErr w:type="spellEnd"/>
      <w:r w:rsidR="00355B14">
        <w:rPr>
          <w:b w:val="0"/>
          <w:w w:val="105"/>
          <w:sz w:val="20"/>
          <w:szCs w:val="20"/>
        </w:rPr>
        <w:t xml:space="preserve"> </w:t>
      </w:r>
      <w:proofErr w:type="spellStart"/>
      <w:r w:rsidRPr="00355B14">
        <w:rPr>
          <w:b w:val="0"/>
          <w:w w:val="105"/>
          <w:sz w:val="20"/>
        </w:rPr>
        <w:t>dari</w:t>
      </w:r>
      <w:proofErr w:type="spellEnd"/>
      <w:r w:rsidRPr="00355B14">
        <w:rPr>
          <w:b w:val="0"/>
          <w:w w:val="105"/>
          <w:sz w:val="20"/>
        </w:rPr>
        <w:t xml:space="preserve"> </w:t>
      </w:r>
      <w:r w:rsidRPr="00355B14">
        <w:rPr>
          <w:b w:val="0"/>
          <w:i/>
          <w:w w:val="105"/>
          <w:sz w:val="20"/>
        </w:rPr>
        <w:t xml:space="preserve">Acquired </w:t>
      </w:r>
      <w:proofErr w:type="spellStart"/>
      <w:r w:rsidRPr="00355B14">
        <w:rPr>
          <w:b w:val="0"/>
          <w:i/>
          <w:w w:val="105"/>
          <w:sz w:val="20"/>
        </w:rPr>
        <w:t>Immuno</w:t>
      </w:r>
      <w:proofErr w:type="spellEnd"/>
      <w:r w:rsidRPr="00355B14">
        <w:rPr>
          <w:b w:val="0"/>
          <w:i/>
          <w:w w:val="105"/>
          <w:sz w:val="20"/>
        </w:rPr>
        <w:t xml:space="preserve"> Deficiency Syndrome</w:t>
      </w:r>
      <w:r w:rsidRPr="00355B14">
        <w:rPr>
          <w:b w:val="0"/>
          <w:w w:val="105"/>
          <w:sz w:val="20"/>
        </w:rPr>
        <w:t xml:space="preserve">; </w:t>
      </w:r>
      <w:proofErr w:type="spellStart"/>
      <w:r w:rsidRPr="00355B14">
        <w:rPr>
          <w:b w:val="0"/>
          <w:w w:val="105"/>
          <w:sz w:val="20"/>
        </w:rPr>
        <w:t>suatu</w:t>
      </w:r>
      <w:proofErr w:type="spellEnd"/>
      <w:r w:rsidRPr="00355B14">
        <w:rPr>
          <w:b w:val="0"/>
          <w:w w:val="105"/>
          <w:sz w:val="20"/>
        </w:rPr>
        <w:t xml:space="preserve"> </w:t>
      </w:r>
      <w:proofErr w:type="spellStart"/>
      <w:r w:rsidRPr="00355B14">
        <w:rPr>
          <w:b w:val="0"/>
          <w:w w:val="105"/>
          <w:sz w:val="20"/>
        </w:rPr>
        <w:t>penyakit</w:t>
      </w:r>
      <w:proofErr w:type="spellEnd"/>
      <w:r w:rsidRPr="00355B14">
        <w:rPr>
          <w:b w:val="0"/>
          <w:w w:val="105"/>
          <w:sz w:val="20"/>
        </w:rPr>
        <w:t xml:space="preserve"> </w:t>
      </w:r>
      <w:proofErr w:type="spellStart"/>
      <w:r w:rsidRPr="00355B14">
        <w:rPr>
          <w:b w:val="0"/>
          <w:w w:val="105"/>
          <w:sz w:val="20"/>
        </w:rPr>
        <w:t>sindroma</w:t>
      </w:r>
      <w:proofErr w:type="spellEnd"/>
      <w:r w:rsidRPr="00355B14">
        <w:rPr>
          <w:b w:val="0"/>
          <w:w w:val="105"/>
          <w:sz w:val="20"/>
        </w:rPr>
        <w:t xml:space="preserve"> </w:t>
      </w:r>
      <w:proofErr w:type="spellStart"/>
      <w:r w:rsidRPr="00355B14">
        <w:rPr>
          <w:b w:val="0"/>
          <w:w w:val="105"/>
          <w:sz w:val="20"/>
        </w:rPr>
        <w:t>penurunan</w:t>
      </w:r>
      <w:proofErr w:type="spellEnd"/>
      <w:r w:rsidRPr="00355B14">
        <w:rPr>
          <w:b w:val="0"/>
          <w:w w:val="105"/>
          <w:sz w:val="20"/>
        </w:rPr>
        <w:t xml:space="preserve"> </w:t>
      </w:r>
      <w:proofErr w:type="spellStart"/>
      <w:r w:rsidRPr="00355B14">
        <w:rPr>
          <w:b w:val="0"/>
          <w:w w:val="105"/>
          <w:sz w:val="20"/>
        </w:rPr>
        <w:t>sistem</w:t>
      </w:r>
      <w:proofErr w:type="spellEnd"/>
      <w:r w:rsidRPr="00355B14">
        <w:rPr>
          <w:b w:val="0"/>
          <w:w w:val="105"/>
          <w:sz w:val="20"/>
        </w:rPr>
        <w:t xml:space="preserve"> </w:t>
      </w:r>
      <w:proofErr w:type="spellStart"/>
      <w:r w:rsidRPr="00355B14">
        <w:rPr>
          <w:b w:val="0"/>
          <w:w w:val="105"/>
          <w:sz w:val="20"/>
        </w:rPr>
        <w:t>kekebalan</w:t>
      </w:r>
      <w:proofErr w:type="spellEnd"/>
      <w:r w:rsidRPr="00355B14">
        <w:rPr>
          <w:b w:val="0"/>
          <w:w w:val="105"/>
          <w:sz w:val="20"/>
        </w:rPr>
        <w:t xml:space="preserve"> </w:t>
      </w:r>
      <w:proofErr w:type="spellStart"/>
      <w:r w:rsidRPr="00355B14">
        <w:rPr>
          <w:b w:val="0"/>
          <w:w w:val="105"/>
          <w:sz w:val="20"/>
        </w:rPr>
        <w:t>tubuh</w:t>
      </w:r>
      <w:proofErr w:type="spellEnd"/>
      <w:r w:rsidRPr="00355B14">
        <w:rPr>
          <w:b w:val="0"/>
          <w:w w:val="105"/>
          <w:sz w:val="20"/>
        </w:rPr>
        <w:t xml:space="preserve"> </w:t>
      </w:r>
      <w:proofErr w:type="spellStart"/>
      <w:r w:rsidRPr="00355B14">
        <w:rPr>
          <w:b w:val="0"/>
          <w:w w:val="105"/>
          <w:sz w:val="20"/>
        </w:rPr>
        <w:t>manusia</w:t>
      </w:r>
      <w:proofErr w:type="spellEnd"/>
      <w:r w:rsidRPr="00355B14">
        <w:rPr>
          <w:b w:val="0"/>
          <w:w w:val="105"/>
          <w:sz w:val="20"/>
        </w:rPr>
        <w:t>.</w:t>
      </w:r>
    </w:p>
    <w:p w14:paraId="3CE107E6" w14:textId="77777777" w:rsidR="00355B14" w:rsidRPr="00355B14" w:rsidRDefault="00355B14" w:rsidP="000B5F93">
      <w:pPr>
        <w:pStyle w:val="Heading1"/>
        <w:tabs>
          <w:tab w:val="left" w:pos="720"/>
        </w:tabs>
        <w:spacing w:before="120" w:line="276" w:lineRule="auto"/>
        <w:ind w:left="1094" w:firstLine="0"/>
        <w:contextualSpacing/>
        <w:rPr>
          <w:w w:val="105"/>
          <w:sz w:val="20"/>
          <w:szCs w:val="20"/>
        </w:rPr>
      </w:pPr>
    </w:p>
    <w:p w14:paraId="1FF8E264" w14:textId="77777777" w:rsidR="00727E12" w:rsidRPr="00355B14" w:rsidRDefault="00727E12" w:rsidP="000B5F93">
      <w:pPr>
        <w:pStyle w:val="Heading1"/>
        <w:numPr>
          <w:ilvl w:val="0"/>
          <w:numId w:val="3"/>
        </w:numPr>
        <w:tabs>
          <w:tab w:val="left" w:pos="720"/>
        </w:tabs>
        <w:spacing w:before="120" w:line="276" w:lineRule="auto"/>
        <w:contextualSpacing/>
        <w:jc w:val="both"/>
        <w:rPr>
          <w:w w:val="105"/>
          <w:sz w:val="20"/>
          <w:szCs w:val="20"/>
        </w:rPr>
      </w:pPr>
      <w:bookmarkStart w:id="10" w:name="_Toc536453966"/>
      <w:r w:rsidRPr="00814AD1">
        <w:rPr>
          <w:w w:val="105"/>
          <w:sz w:val="20"/>
          <w:szCs w:val="20"/>
        </w:rPr>
        <w:t>HIV</w:t>
      </w:r>
      <w:bookmarkEnd w:id="10"/>
      <w:r w:rsidR="00355B14">
        <w:rPr>
          <w:w w:val="105"/>
          <w:sz w:val="20"/>
          <w:szCs w:val="20"/>
        </w:rPr>
        <w:t xml:space="preserve"> </w:t>
      </w:r>
      <w:proofErr w:type="spellStart"/>
      <w:r w:rsidR="00355B14" w:rsidRPr="00355B14">
        <w:rPr>
          <w:b w:val="0"/>
          <w:w w:val="105"/>
          <w:sz w:val="20"/>
          <w:szCs w:val="20"/>
        </w:rPr>
        <w:t>adalah</w:t>
      </w:r>
      <w:proofErr w:type="spellEnd"/>
      <w:r w:rsidR="00355B14" w:rsidRPr="00355B14">
        <w:rPr>
          <w:b w:val="0"/>
          <w:w w:val="105"/>
          <w:sz w:val="20"/>
          <w:szCs w:val="20"/>
        </w:rPr>
        <w:t xml:space="preserve"> </w:t>
      </w:r>
      <w:proofErr w:type="spellStart"/>
      <w:r w:rsidR="00355B14">
        <w:rPr>
          <w:b w:val="0"/>
          <w:sz w:val="20"/>
        </w:rPr>
        <w:t>s</w:t>
      </w:r>
      <w:r w:rsidRPr="00355B14">
        <w:rPr>
          <w:b w:val="0"/>
          <w:sz w:val="20"/>
        </w:rPr>
        <w:t>ingkatan</w:t>
      </w:r>
      <w:proofErr w:type="spellEnd"/>
      <w:r w:rsidR="00355B14" w:rsidRPr="00355B14">
        <w:rPr>
          <w:b w:val="0"/>
          <w:sz w:val="20"/>
        </w:rPr>
        <w:t xml:space="preserve"> </w:t>
      </w:r>
      <w:proofErr w:type="spellStart"/>
      <w:r w:rsidRPr="00355B14">
        <w:rPr>
          <w:b w:val="0"/>
          <w:sz w:val="20"/>
        </w:rPr>
        <w:t>dari</w:t>
      </w:r>
      <w:proofErr w:type="spellEnd"/>
      <w:r w:rsidRPr="00355B14">
        <w:rPr>
          <w:b w:val="0"/>
          <w:sz w:val="20"/>
        </w:rPr>
        <w:t xml:space="preserve"> </w:t>
      </w:r>
      <w:r w:rsidRPr="00355B14">
        <w:rPr>
          <w:b w:val="0"/>
          <w:i/>
          <w:sz w:val="20"/>
        </w:rPr>
        <w:t>Human Immunodeficiency Virus</w:t>
      </w:r>
      <w:r w:rsidRPr="00355B14">
        <w:rPr>
          <w:b w:val="0"/>
          <w:sz w:val="20"/>
        </w:rPr>
        <w:t xml:space="preserve">; </w:t>
      </w:r>
      <w:proofErr w:type="spellStart"/>
      <w:r w:rsidRPr="00355B14">
        <w:rPr>
          <w:b w:val="0"/>
          <w:sz w:val="20"/>
        </w:rPr>
        <w:t>suatu</w:t>
      </w:r>
      <w:proofErr w:type="spellEnd"/>
      <w:r w:rsidRPr="00355B14">
        <w:rPr>
          <w:b w:val="0"/>
          <w:sz w:val="20"/>
        </w:rPr>
        <w:t xml:space="preserve"> virus yang </w:t>
      </w:r>
      <w:proofErr w:type="spellStart"/>
      <w:r w:rsidRPr="00355B14">
        <w:rPr>
          <w:b w:val="0"/>
          <w:sz w:val="20"/>
        </w:rPr>
        <w:t>menyebabkan</w:t>
      </w:r>
      <w:proofErr w:type="spellEnd"/>
      <w:r w:rsidRPr="00355B14">
        <w:rPr>
          <w:b w:val="0"/>
          <w:sz w:val="20"/>
        </w:rPr>
        <w:t xml:space="preserve"> </w:t>
      </w:r>
      <w:proofErr w:type="spellStart"/>
      <w:r w:rsidRPr="00355B14">
        <w:rPr>
          <w:b w:val="0"/>
          <w:sz w:val="20"/>
        </w:rPr>
        <w:t>penurunan</w:t>
      </w:r>
      <w:proofErr w:type="spellEnd"/>
      <w:r w:rsidRPr="00355B14">
        <w:rPr>
          <w:b w:val="0"/>
          <w:sz w:val="20"/>
        </w:rPr>
        <w:t xml:space="preserve"> </w:t>
      </w:r>
      <w:proofErr w:type="spellStart"/>
      <w:r w:rsidRPr="00355B14">
        <w:rPr>
          <w:b w:val="0"/>
          <w:sz w:val="20"/>
        </w:rPr>
        <w:t>sistem</w:t>
      </w:r>
      <w:proofErr w:type="spellEnd"/>
      <w:r w:rsidRPr="00355B14">
        <w:rPr>
          <w:b w:val="0"/>
          <w:sz w:val="20"/>
        </w:rPr>
        <w:t xml:space="preserve"> </w:t>
      </w:r>
      <w:proofErr w:type="spellStart"/>
      <w:r w:rsidRPr="00355B14">
        <w:rPr>
          <w:b w:val="0"/>
          <w:sz w:val="20"/>
        </w:rPr>
        <w:t>kekebalan</w:t>
      </w:r>
      <w:proofErr w:type="spellEnd"/>
      <w:r w:rsidRPr="00355B14">
        <w:rPr>
          <w:b w:val="0"/>
          <w:sz w:val="20"/>
        </w:rPr>
        <w:t xml:space="preserve"> </w:t>
      </w:r>
      <w:proofErr w:type="spellStart"/>
      <w:r w:rsidRPr="00355B14">
        <w:rPr>
          <w:b w:val="0"/>
          <w:sz w:val="20"/>
        </w:rPr>
        <w:t>tubuh</w:t>
      </w:r>
      <w:proofErr w:type="spellEnd"/>
      <w:r w:rsidRPr="00355B14">
        <w:rPr>
          <w:b w:val="0"/>
          <w:sz w:val="20"/>
        </w:rPr>
        <w:t xml:space="preserve"> </w:t>
      </w:r>
      <w:proofErr w:type="spellStart"/>
      <w:r w:rsidRPr="00355B14">
        <w:rPr>
          <w:b w:val="0"/>
          <w:sz w:val="20"/>
        </w:rPr>
        <w:t>manusia</w:t>
      </w:r>
      <w:proofErr w:type="spellEnd"/>
      <w:r w:rsidRPr="00355B14">
        <w:rPr>
          <w:b w:val="0"/>
          <w:sz w:val="20"/>
        </w:rPr>
        <w:t xml:space="preserve"> yang </w:t>
      </w:r>
      <w:proofErr w:type="spellStart"/>
      <w:r w:rsidRPr="00355B14">
        <w:rPr>
          <w:b w:val="0"/>
          <w:sz w:val="20"/>
        </w:rPr>
        <w:t>lebih</w:t>
      </w:r>
      <w:proofErr w:type="spellEnd"/>
      <w:r w:rsidRPr="00355B14">
        <w:rPr>
          <w:b w:val="0"/>
          <w:sz w:val="20"/>
        </w:rPr>
        <w:t xml:space="preserve"> </w:t>
      </w:r>
      <w:proofErr w:type="spellStart"/>
      <w:r w:rsidRPr="00355B14">
        <w:rPr>
          <w:b w:val="0"/>
          <w:sz w:val="20"/>
        </w:rPr>
        <w:t>dikenal</w:t>
      </w:r>
      <w:proofErr w:type="spellEnd"/>
      <w:r w:rsidRPr="00355B14">
        <w:rPr>
          <w:b w:val="0"/>
          <w:sz w:val="20"/>
        </w:rPr>
        <w:t xml:space="preserve"> </w:t>
      </w:r>
      <w:proofErr w:type="spellStart"/>
      <w:r w:rsidRPr="00355B14">
        <w:rPr>
          <w:b w:val="0"/>
          <w:sz w:val="20"/>
        </w:rPr>
        <w:t>sebagai</w:t>
      </w:r>
      <w:proofErr w:type="spellEnd"/>
      <w:r w:rsidRPr="00355B14">
        <w:rPr>
          <w:b w:val="0"/>
          <w:sz w:val="20"/>
        </w:rPr>
        <w:t xml:space="preserve"> </w:t>
      </w:r>
      <w:proofErr w:type="spellStart"/>
      <w:r w:rsidRPr="00355B14">
        <w:rPr>
          <w:b w:val="0"/>
          <w:sz w:val="20"/>
        </w:rPr>
        <w:t>penyakit</w:t>
      </w:r>
      <w:proofErr w:type="spellEnd"/>
      <w:r w:rsidRPr="00355B14">
        <w:rPr>
          <w:b w:val="0"/>
          <w:sz w:val="20"/>
        </w:rPr>
        <w:t xml:space="preserve"> AIDS.</w:t>
      </w:r>
    </w:p>
    <w:p w14:paraId="2A11D605" w14:textId="77777777" w:rsidR="00355B14" w:rsidRPr="00355B14" w:rsidRDefault="00355B14" w:rsidP="000B5F93">
      <w:pPr>
        <w:pStyle w:val="Heading1"/>
        <w:tabs>
          <w:tab w:val="left" w:pos="720"/>
        </w:tabs>
        <w:spacing w:before="120" w:line="276" w:lineRule="auto"/>
        <w:ind w:left="0" w:firstLine="0"/>
        <w:contextualSpacing/>
        <w:rPr>
          <w:w w:val="105"/>
          <w:sz w:val="20"/>
          <w:szCs w:val="20"/>
        </w:rPr>
      </w:pPr>
    </w:p>
    <w:p w14:paraId="094C406E" w14:textId="327C95AE" w:rsidR="00246DAC" w:rsidRPr="00900F26" w:rsidRDefault="00246DAC" w:rsidP="000B5F93">
      <w:pPr>
        <w:pStyle w:val="Heading1"/>
        <w:numPr>
          <w:ilvl w:val="0"/>
          <w:numId w:val="3"/>
        </w:numPr>
        <w:tabs>
          <w:tab w:val="left" w:pos="720"/>
        </w:tabs>
        <w:spacing w:before="120" w:line="276" w:lineRule="auto"/>
        <w:contextualSpacing/>
        <w:jc w:val="both"/>
        <w:rPr>
          <w:b w:val="0"/>
          <w:w w:val="105"/>
          <w:sz w:val="20"/>
          <w:szCs w:val="20"/>
          <w:rPrChange w:id="11" w:author="Uji Hesti" w:date="2021-09-29T20:41:00Z">
            <w:rPr>
              <w:w w:val="105"/>
              <w:sz w:val="20"/>
              <w:szCs w:val="20"/>
            </w:rPr>
          </w:rPrChange>
        </w:rPr>
      </w:pPr>
      <w:bookmarkStart w:id="12" w:name="_Toc536453967"/>
      <w:r w:rsidRPr="00355B14">
        <w:rPr>
          <w:w w:val="105"/>
          <w:sz w:val="20"/>
          <w:szCs w:val="20"/>
        </w:rPr>
        <w:t>IUJP</w:t>
      </w:r>
      <w:bookmarkEnd w:id="12"/>
      <w:r w:rsidR="00355B14" w:rsidRPr="00355B14">
        <w:rPr>
          <w:w w:val="105"/>
          <w:sz w:val="20"/>
          <w:szCs w:val="20"/>
        </w:rPr>
        <w:t xml:space="preserve"> </w:t>
      </w:r>
      <w:proofErr w:type="spellStart"/>
      <w:r w:rsidR="00355B14" w:rsidRPr="00355B14">
        <w:rPr>
          <w:b w:val="0"/>
          <w:w w:val="105"/>
          <w:sz w:val="20"/>
          <w:szCs w:val="20"/>
        </w:rPr>
        <w:t>adalah</w:t>
      </w:r>
      <w:proofErr w:type="spellEnd"/>
      <w:r w:rsidR="00355B14" w:rsidRPr="00355B14">
        <w:rPr>
          <w:b w:val="0"/>
          <w:w w:val="105"/>
          <w:sz w:val="20"/>
          <w:szCs w:val="20"/>
        </w:rPr>
        <w:t xml:space="preserve"> </w:t>
      </w:r>
      <w:proofErr w:type="spellStart"/>
      <w:r w:rsidR="00355B14">
        <w:rPr>
          <w:b w:val="0"/>
          <w:sz w:val="20"/>
          <w:szCs w:val="20"/>
        </w:rPr>
        <w:t>s</w:t>
      </w:r>
      <w:r w:rsidR="004A6D00" w:rsidRPr="00355B14">
        <w:rPr>
          <w:b w:val="0"/>
          <w:sz w:val="20"/>
          <w:szCs w:val="20"/>
        </w:rPr>
        <w:t>ingkatan</w:t>
      </w:r>
      <w:proofErr w:type="spellEnd"/>
      <w:r w:rsidR="004A6D00" w:rsidRPr="00355B14">
        <w:rPr>
          <w:b w:val="0"/>
          <w:sz w:val="20"/>
          <w:szCs w:val="20"/>
        </w:rPr>
        <w:t xml:space="preserve"> </w:t>
      </w:r>
      <w:proofErr w:type="spellStart"/>
      <w:r w:rsidR="004A6D00" w:rsidRPr="00355B14">
        <w:rPr>
          <w:b w:val="0"/>
          <w:sz w:val="20"/>
          <w:szCs w:val="20"/>
        </w:rPr>
        <w:t>dari</w:t>
      </w:r>
      <w:proofErr w:type="spellEnd"/>
      <w:r w:rsidR="004A6D00" w:rsidRPr="00355B14">
        <w:rPr>
          <w:b w:val="0"/>
          <w:sz w:val="20"/>
          <w:szCs w:val="20"/>
        </w:rPr>
        <w:t xml:space="preserve"> </w:t>
      </w:r>
      <w:proofErr w:type="spellStart"/>
      <w:r w:rsidR="004A6D00" w:rsidRPr="00355B14">
        <w:rPr>
          <w:b w:val="0"/>
          <w:sz w:val="20"/>
          <w:szCs w:val="20"/>
        </w:rPr>
        <w:t>Ijin</w:t>
      </w:r>
      <w:proofErr w:type="spellEnd"/>
      <w:r w:rsidR="004A6D00" w:rsidRPr="00355B14">
        <w:rPr>
          <w:b w:val="0"/>
          <w:sz w:val="20"/>
          <w:szCs w:val="20"/>
        </w:rPr>
        <w:t xml:space="preserve"> Usaha Jasa </w:t>
      </w:r>
      <w:proofErr w:type="spellStart"/>
      <w:r w:rsidR="004A6D00" w:rsidRPr="00355B14">
        <w:rPr>
          <w:b w:val="0"/>
          <w:sz w:val="20"/>
          <w:szCs w:val="20"/>
        </w:rPr>
        <w:t>Pertambangan</w:t>
      </w:r>
      <w:proofErr w:type="spellEnd"/>
      <w:r w:rsidR="004A6D00" w:rsidRPr="00355B14">
        <w:rPr>
          <w:b w:val="0"/>
          <w:sz w:val="20"/>
          <w:szCs w:val="20"/>
        </w:rPr>
        <w:t xml:space="preserve">, </w:t>
      </w:r>
      <w:proofErr w:type="spellStart"/>
      <w:r w:rsidR="004A6D00" w:rsidRPr="00355B14">
        <w:rPr>
          <w:b w:val="0"/>
          <w:sz w:val="20"/>
          <w:szCs w:val="20"/>
        </w:rPr>
        <w:t>yaitu</w:t>
      </w:r>
      <w:proofErr w:type="spellEnd"/>
      <w:r w:rsidR="004A6D00"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izin</w:t>
      </w:r>
      <w:proofErr w:type="spellEnd"/>
      <w:r w:rsidRPr="00355B14">
        <w:rPr>
          <w:b w:val="0"/>
          <w:sz w:val="20"/>
          <w:szCs w:val="20"/>
        </w:rPr>
        <w:t xml:space="preserve"> yang </w:t>
      </w:r>
      <w:proofErr w:type="spellStart"/>
      <w:r w:rsidRPr="00355B14">
        <w:rPr>
          <w:b w:val="0"/>
          <w:sz w:val="20"/>
          <w:szCs w:val="20"/>
        </w:rPr>
        <w:t>diberikan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untuk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melakukan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kegiatan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usaha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jasa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pertambangan</w:t>
      </w:r>
      <w:proofErr w:type="spellEnd"/>
      <w:r w:rsidRPr="00355B14">
        <w:rPr>
          <w:b w:val="0"/>
          <w:sz w:val="20"/>
          <w:szCs w:val="20"/>
        </w:rPr>
        <w:t xml:space="preserve"> inti yang </w:t>
      </w:r>
      <w:proofErr w:type="spellStart"/>
      <w:r w:rsidRPr="00355B14">
        <w:rPr>
          <w:b w:val="0"/>
          <w:sz w:val="20"/>
          <w:szCs w:val="20"/>
        </w:rPr>
        <w:t>berkaitan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dengan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tahapan</w:t>
      </w:r>
      <w:proofErr w:type="spellEnd"/>
      <w:r w:rsidRPr="00355B14">
        <w:rPr>
          <w:b w:val="0"/>
          <w:sz w:val="20"/>
          <w:szCs w:val="20"/>
        </w:rPr>
        <w:t xml:space="preserve"> dan/</w:t>
      </w:r>
      <w:proofErr w:type="spellStart"/>
      <w:r w:rsidRPr="00355B14">
        <w:rPr>
          <w:b w:val="0"/>
          <w:sz w:val="20"/>
          <w:szCs w:val="20"/>
        </w:rPr>
        <w:t>atau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bagian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kegiatan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usaha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pertambangan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sebagaimana</w:t>
      </w:r>
      <w:proofErr w:type="spellEnd"/>
      <w:r w:rsidRPr="00355B14">
        <w:rPr>
          <w:b w:val="0"/>
          <w:sz w:val="20"/>
          <w:szCs w:val="20"/>
        </w:rPr>
        <w:t xml:space="preserve"> yang </w:t>
      </w:r>
      <w:proofErr w:type="spellStart"/>
      <w:r w:rsidRPr="00355B14">
        <w:rPr>
          <w:b w:val="0"/>
          <w:sz w:val="20"/>
          <w:szCs w:val="20"/>
        </w:rPr>
        <w:t>ditetapkan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900F26">
        <w:rPr>
          <w:b w:val="0"/>
          <w:sz w:val="20"/>
          <w:szCs w:val="20"/>
        </w:rPr>
        <w:t>dalam</w:t>
      </w:r>
      <w:proofErr w:type="spellEnd"/>
      <w:r w:rsidRPr="00900F26">
        <w:rPr>
          <w:b w:val="0"/>
          <w:sz w:val="20"/>
          <w:szCs w:val="20"/>
        </w:rPr>
        <w:t xml:space="preserve"> </w:t>
      </w:r>
      <w:proofErr w:type="spellStart"/>
      <w:ins w:id="13" w:author="Uji Hesti" w:date="2021-09-29T20:40:00Z">
        <w:r w:rsidR="00900F26" w:rsidRPr="00900F26">
          <w:rPr>
            <w:b w:val="0"/>
            <w:sz w:val="20"/>
            <w:szCs w:val="20"/>
            <w:rPrChange w:id="14" w:author="Uji Hesti" w:date="2021-09-29T20:41:00Z">
              <w:rPr>
                <w:sz w:val="20"/>
                <w:szCs w:val="20"/>
                <w:highlight w:val="yellow"/>
              </w:rPr>
            </w:rPrChange>
          </w:rPr>
          <w:t>Permen</w:t>
        </w:r>
        <w:proofErr w:type="spellEnd"/>
        <w:r w:rsidR="00900F26" w:rsidRPr="00900F26">
          <w:rPr>
            <w:b w:val="0"/>
            <w:sz w:val="20"/>
            <w:szCs w:val="20"/>
            <w:rPrChange w:id="15" w:author="Uji Hesti" w:date="2021-09-29T20:41:00Z">
              <w:rPr>
                <w:sz w:val="20"/>
                <w:szCs w:val="20"/>
                <w:highlight w:val="yellow"/>
              </w:rPr>
            </w:rPrChange>
          </w:rPr>
          <w:t xml:space="preserve"> ESDM No. 7/2020.</w:t>
        </w:r>
      </w:ins>
      <w:del w:id="16" w:author="Uji Hesti" w:date="2021-09-29T20:40:00Z">
        <w:r w:rsidRPr="00900F26" w:rsidDel="00900F26">
          <w:rPr>
            <w:b w:val="0"/>
            <w:sz w:val="20"/>
            <w:szCs w:val="20"/>
            <w:rPrChange w:id="17" w:author="Uji Hesti" w:date="2021-09-29T20:41:00Z">
              <w:rPr>
                <w:b w:val="0"/>
                <w:sz w:val="20"/>
                <w:szCs w:val="20"/>
              </w:rPr>
            </w:rPrChange>
          </w:rPr>
          <w:delText>Permen ESDM No. 11/2018</w:delText>
        </w:r>
      </w:del>
      <w:del w:id="18" w:author="Uji Hesti" w:date="2021-09-29T20:41:00Z">
        <w:r w:rsidR="00401345" w:rsidRPr="00900F26" w:rsidDel="00900F26">
          <w:rPr>
            <w:b w:val="0"/>
            <w:sz w:val="20"/>
            <w:szCs w:val="20"/>
            <w:rPrChange w:id="19" w:author="Uji Hesti" w:date="2021-09-29T20:41:00Z">
              <w:rPr>
                <w:b w:val="0"/>
                <w:sz w:val="20"/>
                <w:szCs w:val="20"/>
              </w:rPr>
            </w:rPrChange>
          </w:rPr>
          <w:delText>.</w:delText>
        </w:r>
      </w:del>
    </w:p>
    <w:p w14:paraId="4D5081CB" w14:textId="77777777" w:rsidR="00355B14" w:rsidRPr="00355B14" w:rsidRDefault="00355B14" w:rsidP="000B5F93">
      <w:pPr>
        <w:pStyle w:val="Heading1"/>
        <w:tabs>
          <w:tab w:val="left" w:pos="720"/>
        </w:tabs>
        <w:spacing w:before="120" w:line="276" w:lineRule="auto"/>
        <w:ind w:left="0" w:firstLine="0"/>
        <w:contextualSpacing/>
        <w:jc w:val="both"/>
        <w:rPr>
          <w:w w:val="105"/>
          <w:sz w:val="20"/>
          <w:szCs w:val="20"/>
        </w:rPr>
      </w:pPr>
    </w:p>
    <w:p w14:paraId="24902DAD" w14:textId="5FF1646B" w:rsidR="004F4A73" w:rsidRDefault="004F4A73" w:rsidP="000B5F93">
      <w:pPr>
        <w:pStyle w:val="Heading1"/>
        <w:numPr>
          <w:ilvl w:val="0"/>
          <w:numId w:val="3"/>
        </w:numPr>
        <w:tabs>
          <w:tab w:val="left" w:pos="720"/>
        </w:tabs>
        <w:spacing w:before="120" w:line="276" w:lineRule="auto"/>
        <w:contextualSpacing/>
        <w:jc w:val="both"/>
        <w:rPr>
          <w:b w:val="0"/>
          <w:sz w:val="20"/>
          <w:szCs w:val="20"/>
        </w:rPr>
      </w:pPr>
      <w:r w:rsidRPr="00355B14">
        <w:rPr>
          <w:sz w:val="20"/>
          <w:szCs w:val="20"/>
        </w:rPr>
        <w:t>IUP</w:t>
      </w:r>
      <w:r w:rsidR="00355B14" w:rsidRPr="00355B14">
        <w:rPr>
          <w:sz w:val="20"/>
          <w:szCs w:val="20"/>
        </w:rPr>
        <w:t xml:space="preserve"> </w:t>
      </w:r>
      <w:proofErr w:type="spellStart"/>
      <w:r w:rsidR="00355B14" w:rsidRPr="00355B14">
        <w:rPr>
          <w:b w:val="0"/>
          <w:sz w:val="20"/>
          <w:szCs w:val="20"/>
        </w:rPr>
        <w:t>adalah</w:t>
      </w:r>
      <w:proofErr w:type="spellEnd"/>
      <w:r w:rsidR="00355B14" w:rsidRPr="00355B14">
        <w:rPr>
          <w:b w:val="0"/>
          <w:sz w:val="20"/>
          <w:szCs w:val="20"/>
        </w:rPr>
        <w:t xml:space="preserve"> </w:t>
      </w:r>
      <w:proofErr w:type="spellStart"/>
      <w:r w:rsidR="00355B14">
        <w:rPr>
          <w:b w:val="0"/>
          <w:sz w:val="20"/>
          <w:szCs w:val="20"/>
        </w:rPr>
        <w:t>s</w:t>
      </w:r>
      <w:r w:rsidRPr="00355B14">
        <w:rPr>
          <w:b w:val="0"/>
          <w:sz w:val="20"/>
          <w:szCs w:val="20"/>
        </w:rPr>
        <w:t>ingkatan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dari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Izin</w:t>
      </w:r>
      <w:proofErr w:type="spellEnd"/>
      <w:r w:rsidRPr="00355B14">
        <w:rPr>
          <w:b w:val="0"/>
          <w:sz w:val="20"/>
          <w:szCs w:val="20"/>
        </w:rPr>
        <w:t xml:space="preserve"> Usaha </w:t>
      </w:r>
      <w:proofErr w:type="spellStart"/>
      <w:r w:rsidRPr="00355B14">
        <w:rPr>
          <w:b w:val="0"/>
          <w:sz w:val="20"/>
          <w:szCs w:val="20"/>
        </w:rPr>
        <w:t>Pertambangan</w:t>
      </w:r>
      <w:proofErr w:type="spellEnd"/>
      <w:r w:rsidR="00F73FC8" w:rsidRPr="00355B14">
        <w:rPr>
          <w:b w:val="0"/>
          <w:sz w:val="20"/>
          <w:szCs w:val="20"/>
        </w:rPr>
        <w:t xml:space="preserve">, </w:t>
      </w:r>
      <w:proofErr w:type="spellStart"/>
      <w:r w:rsidR="00F73FC8" w:rsidRPr="00355B14">
        <w:rPr>
          <w:b w:val="0"/>
          <w:sz w:val="20"/>
          <w:szCs w:val="20"/>
        </w:rPr>
        <w:t>adalah</w:t>
      </w:r>
      <w:proofErr w:type="spellEnd"/>
      <w:r w:rsidR="00F73FC8" w:rsidRPr="00355B14">
        <w:rPr>
          <w:b w:val="0"/>
          <w:sz w:val="20"/>
          <w:szCs w:val="20"/>
        </w:rPr>
        <w:t xml:space="preserve"> </w:t>
      </w:r>
      <w:proofErr w:type="spellStart"/>
      <w:r w:rsidR="00F73FC8" w:rsidRPr="00355B14">
        <w:rPr>
          <w:b w:val="0"/>
          <w:sz w:val="20"/>
          <w:szCs w:val="20"/>
        </w:rPr>
        <w:t>izin</w:t>
      </w:r>
      <w:proofErr w:type="spellEnd"/>
      <w:r w:rsidR="00F73FC8" w:rsidRPr="00355B14">
        <w:rPr>
          <w:b w:val="0"/>
          <w:sz w:val="20"/>
          <w:szCs w:val="20"/>
        </w:rPr>
        <w:t xml:space="preserve"> </w:t>
      </w:r>
      <w:proofErr w:type="spellStart"/>
      <w:r w:rsidR="00F73FC8" w:rsidRPr="00355B14">
        <w:rPr>
          <w:b w:val="0"/>
          <w:sz w:val="20"/>
          <w:szCs w:val="20"/>
        </w:rPr>
        <w:t>usaha</w:t>
      </w:r>
      <w:proofErr w:type="spellEnd"/>
      <w:r w:rsidR="00F73FC8" w:rsidRPr="00355B14">
        <w:rPr>
          <w:b w:val="0"/>
          <w:sz w:val="20"/>
          <w:szCs w:val="20"/>
        </w:rPr>
        <w:t xml:space="preserve"> yang </w:t>
      </w:r>
      <w:proofErr w:type="spellStart"/>
      <w:r w:rsidR="00F73FC8" w:rsidRPr="00355B14">
        <w:rPr>
          <w:b w:val="0"/>
          <w:sz w:val="20"/>
          <w:szCs w:val="20"/>
        </w:rPr>
        <w:t>diberikan</w:t>
      </w:r>
      <w:proofErr w:type="spellEnd"/>
      <w:r w:rsidR="00F73FC8" w:rsidRPr="00355B14">
        <w:rPr>
          <w:b w:val="0"/>
          <w:sz w:val="20"/>
          <w:szCs w:val="20"/>
        </w:rPr>
        <w:t xml:space="preserve"> </w:t>
      </w:r>
      <w:proofErr w:type="spellStart"/>
      <w:r w:rsidR="00F73FC8" w:rsidRPr="00355B14">
        <w:rPr>
          <w:b w:val="0"/>
          <w:sz w:val="20"/>
          <w:szCs w:val="20"/>
        </w:rPr>
        <w:t>setelah</w:t>
      </w:r>
      <w:proofErr w:type="spellEnd"/>
      <w:r w:rsidR="00F73FC8" w:rsidRPr="00355B14">
        <w:rPr>
          <w:b w:val="0"/>
          <w:sz w:val="20"/>
          <w:szCs w:val="20"/>
        </w:rPr>
        <w:t xml:space="preserve"> </w:t>
      </w:r>
      <w:proofErr w:type="spellStart"/>
      <w:r w:rsidR="00F73FC8" w:rsidRPr="00355B14">
        <w:rPr>
          <w:b w:val="0"/>
          <w:sz w:val="20"/>
          <w:szCs w:val="20"/>
        </w:rPr>
        <w:t>selesai</w:t>
      </w:r>
      <w:proofErr w:type="spellEnd"/>
      <w:r w:rsidR="00F73FC8" w:rsidRPr="00355B14">
        <w:rPr>
          <w:b w:val="0"/>
          <w:sz w:val="20"/>
          <w:szCs w:val="20"/>
        </w:rPr>
        <w:t xml:space="preserve"> </w:t>
      </w:r>
      <w:proofErr w:type="spellStart"/>
      <w:r w:rsidR="00F73FC8" w:rsidRPr="00355B14">
        <w:rPr>
          <w:b w:val="0"/>
          <w:sz w:val="20"/>
          <w:szCs w:val="20"/>
        </w:rPr>
        <w:t>pelaksanaan</w:t>
      </w:r>
      <w:proofErr w:type="spellEnd"/>
      <w:r w:rsidR="00F73FC8" w:rsidRPr="00355B14">
        <w:rPr>
          <w:b w:val="0"/>
          <w:sz w:val="20"/>
          <w:szCs w:val="20"/>
        </w:rPr>
        <w:t xml:space="preserve"> IUP </w:t>
      </w:r>
      <w:proofErr w:type="spellStart"/>
      <w:r w:rsidR="00F73FC8" w:rsidRPr="00355B14">
        <w:rPr>
          <w:b w:val="0"/>
          <w:sz w:val="20"/>
          <w:szCs w:val="20"/>
        </w:rPr>
        <w:t>Eksplorasi</w:t>
      </w:r>
      <w:proofErr w:type="spellEnd"/>
      <w:r w:rsidR="00F73FC8" w:rsidRPr="00355B14">
        <w:rPr>
          <w:b w:val="0"/>
          <w:sz w:val="20"/>
          <w:szCs w:val="20"/>
        </w:rPr>
        <w:t xml:space="preserve"> </w:t>
      </w:r>
      <w:proofErr w:type="spellStart"/>
      <w:r w:rsidR="00F73FC8" w:rsidRPr="00355B14">
        <w:rPr>
          <w:b w:val="0"/>
          <w:sz w:val="20"/>
          <w:szCs w:val="20"/>
        </w:rPr>
        <w:t>untuk</w:t>
      </w:r>
      <w:proofErr w:type="spellEnd"/>
      <w:r w:rsidR="00F73FC8" w:rsidRPr="00355B14">
        <w:rPr>
          <w:b w:val="0"/>
          <w:sz w:val="20"/>
          <w:szCs w:val="20"/>
        </w:rPr>
        <w:t xml:space="preserve"> </w:t>
      </w:r>
      <w:proofErr w:type="spellStart"/>
      <w:r w:rsidR="00F73FC8" w:rsidRPr="00355B14">
        <w:rPr>
          <w:b w:val="0"/>
          <w:sz w:val="20"/>
          <w:szCs w:val="20"/>
        </w:rPr>
        <w:t>melakukan</w:t>
      </w:r>
      <w:proofErr w:type="spellEnd"/>
      <w:r w:rsidR="00F73FC8" w:rsidRPr="00355B14">
        <w:rPr>
          <w:b w:val="0"/>
          <w:sz w:val="20"/>
          <w:szCs w:val="20"/>
        </w:rPr>
        <w:t xml:space="preserve"> </w:t>
      </w:r>
      <w:proofErr w:type="spellStart"/>
      <w:r w:rsidR="00F73FC8" w:rsidRPr="00355B14">
        <w:rPr>
          <w:b w:val="0"/>
          <w:sz w:val="20"/>
          <w:szCs w:val="20"/>
        </w:rPr>
        <w:t>tahapan</w:t>
      </w:r>
      <w:proofErr w:type="spellEnd"/>
      <w:r w:rsidR="00F73FC8" w:rsidRPr="00355B14">
        <w:rPr>
          <w:b w:val="0"/>
          <w:sz w:val="20"/>
          <w:szCs w:val="20"/>
        </w:rPr>
        <w:t xml:space="preserve"> </w:t>
      </w:r>
      <w:proofErr w:type="spellStart"/>
      <w:r w:rsidR="00F73FC8" w:rsidRPr="00355B14">
        <w:rPr>
          <w:b w:val="0"/>
          <w:sz w:val="20"/>
          <w:szCs w:val="20"/>
        </w:rPr>
        <w:t>kegiatan</w:t>
      </w:r>
      <w:proofErr w:type="spellEnd"/>
      <w:r w:rsidR="00F73FC8" w:rsidRPr="00355B14">
        <w:rPr>
          <w:b w:val="0"/>
          <w:sz w:val="20"/>
          <w:szCs w:val="20"/>
        </w:rPr>
        <w:t xml:space="preserve"> </w:t>
      </w:r>
      <w:proofErr w:type="spellStart"/>
      <w:r w:rsidR="00F73FC8" w:rsidRPr="00355B14">
        <w:rPr>
          <w:b w:val="0"/>
          <w:sz w:val="20"/>
          <w:szCs w:val="20"/>
        </w:rPr>
        <w:t>operasi</w:t>
      </w:r>
      <w:proofErr w:type="spellEnd"/>
      <w:r w:rsidR="00F73FC8" w:rsidRPr="00355B14">
        <w:rPr>
          <w:b w:val="0"/>
          <w:sz w:val="20"/>
          <w:szCs w:val="20"/>
        </w:rPr>
        <w:t xml:space="preserve"> </w:t>
      </w:r>
      <w:proofErr w:type="spellStart"/>
      <w:r w:rsidR="00F73FC8" w:rsidRPr="00355B14">
        <w:rPr>
          <w:b w:val="0"/>
          <w:sz w:val="20"/>
          <w:szCs w:val="20"/>
        </w:rPr>
        <w:t>produksi</w:t>
      </w:r>
      <w:proofErr w:type="spellEnd"/>
      <w:r w:rsidR="00F73FC8" w:rsidRPr="00355B14">
        <w:rPr>
          <w:b w:val="0"/>
          <w:sz w:val="20"/>
          <w:szCs w:val="20"/>
        </w:rPr>
        <w:t xml:space="preserve"> </w:t>
      </w:r>
      <w:proofErr w:type="spellStart"/>
      <w:r w:rsidR="00F73FC8" w:rsidRPr="00355B14">
        <w:rPr>
          <w:b w:val="0"/>
          <w:sz w:val="20"/>
          <w:szCs w:val="20"/>
        </w:rPr>
        <w:t>pertambangan</w:t>
      </w:r>
      <w:proofErr w:type="spellEnd"/>
      <w:r w:rsidR="00F73FC8" w:rsidRPr="00355B14">
        <w:rPr>
          <w:b w:val="0"/>
          <w:sz w:val="20"/>
          <w:szCs w:val="20"/>
        </w:rPr>
        <w:t xml:space="preserve"> </w:t>
      </w:r>
      <w:proofErr w:type="spellStart"/>
      <w:r w:rsidR="00F73FC8" w:rsidRPr="00355B14">
        <w:rPr>
          <w:b w:val="0"/>
          <w:sz w:val="20"/>
          <w:szCs w:val="20"/>
        </w:rPr>
        <w:t>sebagaimana</w:t>
      </w:r>
      <w:proofErr w:type="spellEnd"/>
      <w:r w:rsidR="00F73FC8" w:rsidRPr="00355B14">
        <w:rPr>
          <w:b w:val="0"/>
          <w:sz w:val="20"/>
          <w:szCs w:val="20"/>
        </w:rPr>
        <w:t xml:space="preserve"> yang </w:t>
      </w:r>
      <w:proofErr w:type="spellStart"/>
      <w:r w:rsidR="00F73FC8" w:rsidRPr="00355B14">
        <w:rPr>
          <w:b w:val="0"/>
          <w:sz w:val="20"/>
          <w:szCs w:val="20"/>
        </w:rPr>
        <w:t>ditetapkan</w:t>
      </w:r>
      <w:proofErr w:type="spellEnd"/>
      <w:r w:rsidR="00F73FC8" w:rsidRPr="00355B14">
        <w:rPr>
          <w:b w:val="0"/>
          <w:sz w:val="20"/>
          <w:szCs w:val="20"/>
        </w:rPr>
        <w:t xml:space="preserve"> </w:t>
      </w:r>
      <w:proofErr w:type="spellStart"/>
      <w:r w:rsidR="00F73FC8" w:rsidRPr="00355B14">
        <w:rPr>
          <w:b w:val="0"/>
          <w:sz w:val="20"/>
          <w:szCs w:val="20"/>
        </w:rPr>
        <w:t>dalam</w:t>
      </w:r>
      <w:proofErr w:type="spellEnd"/>
      <w:r w:rsidR="00F73FC8" w:rsidRPr="00355B14">
        <w:rPr>
          <w:b w:val="0"/>
          <w:sz w:val="20"/>
          <w:szCs w:val="20"/>
        </w:rPr>
        <w:t xml:space="preserve"> </w:t>
      </w:r>
      <w:proofErr w:type="spellStart"/>
      <w:ins w:id="20" w:author="Uji Hesti" w:date="2021-09-29T20:41:00Z">
        <w:r w:rsidR="00900F26" w:rsidRPr="00900F26">
          <w:rPr>
            <w:b w:val="0"/>
            <w:sz w:val="20"/>
            <w:szCs w:val="20"/>
          </w:rPr>
          <w:t>Permen</w:t>
        </w:r>
        <w:proofErr w:type="spellEnd"/>
        <w:r w:rsidR="00900F26" w:rsidRPr="00900F26">
          <w:rPr>
            <w:b w:val="0"/>
            <w:sz w:val="20"/>
            <w:szCs w:val="20"/>
          </w:rPr>
          <w:t xml:space="preserve"> ESDM No. 7/2020.</w:t>
        </w:r>
      </w:ins>
      <w:del w:id="21" w:author="Uji Hesti" w:date="2021-09-29T20:41:00Z">
        <w:r w:rsidR="00F73FC8" w:rsidRPr="00355B14" w:rsidDel="00900F26">
          <w:rPr>
            <w:b w:val="0"/>
            <w:sz w:val="20"/>
            <w:szCs w:val="20"/>
          </w:rPr>
          <w:delText>Permen ESDM No.11/2018.</w:delText>
        </w:r>
      </w:del>
    </w:p>
    <w:p w14:paraId="4A351306" w14:textId="77777777" w:rsidR="00355B14" w:rsidRPr="00355B14" w:rsidRDefault="00355B14" w:rsidP="000B5F93">
      <w:pPr>
        <w:pStyle w:val="Heading1"/>
        <w:tabs>
          <w:tab w:val="left" w:pos="720"/>
        </w:tabs>
        <w:spacing w:before="120" w:line="276" w:lineRule="auto"/>
        <w:ind w:left="0" w:firstLine="0"/>
        <w:contextualSpacing/>
        <w:jc w:val="both"/>
        <w:rPr>
          <w:b w:val="0"/>
          <w:sz w:val="20"/>
          <w:szCs w:val="20"/>
        </w:rPr>
      </w:pPr>
    </w:p>
    <w:p w14:paraId="7127AA76" w14:textId="77777777" w:rsidR="00727E12" w:rsidRPr="00355B14" w:rsidRDefault="00727E12" w:rsidP="000B5F93">
      <w:pPr>
        <w:pStyle w:val="Heading1"/>
        <w:numPr>
          <w:ilvl w:val="0"/>
          <w:numId w:val="3"/>
        </w:numPr>
        <w:tabs>
          <w:tab w:val="left" w:pos="720"/>
        </w:tabs>
        <w:spacing w:before="120" w:line="276" w:lineRule="auto"/>
        <w:contextualSpacing/>
        <w:jc w:val="both"/>
        <w:rPr>
          <w:b w:val="0"/>
          <w:w w:val="105"/>
          <w:sz w:val="20"/>
          <w:szCs w:val="20"/>
        </w:rPr>
      </w:pPr>
      <w:bookmarkStart w:id="22" w:name="_Toc536453968"/>
      <w:r w:rsidRPr="00355B14">
        <w:rPr>
          <w:w w:val="105"/>
          <w:sz w:val="20"/>
          <w:szCs w:val="20"/>
        </w:rPr>
        <w:t>KAIT</w:t>
      </w:r>
      <w:bookmarkEnd w:id="22"/>
      <w:r w:rsidR="00355B14" w:rsidRPr="00355B14">
        <w:rPr>
          <w:w w:val="105"/>
          <w:sz w:val="20"/>
          <w:szCs w:val="20"/>
        </w:rPr>
        <w:t xml:space="preserve"> </w:t>
      </w:r>
      <w:proofErr w:type="spellStart"/>
      <w:r w:rsidR="00355B14" w:rsidRPr="00355B14">
        <w:rPr>
          <w:b w:val="0"/>
          <w:w w:val="105"/>
          <w:sz w:val="20"/>
          <w:szCs w:val="20"/>
        </w:rPr>
        <w:t>adalah</w:t>
      </w:r>
      <w:proofErr w:type="spellEnd"/>
      <w:r w:rsidR="00355B14" w:rsidRPr="00355B14">
        <w:rPr>
          <w:b w:val="0"/>
          <w:w w:val="105"/>
          <w:sz w:val="20"/>
          <w:szCs w:val="20"/>
        </w:rPr>
        <w:t xml:space="preserve"> </w:t>
      </w:r>
      <w:proofErr w:type="spellStart"/>
      <w:r w:rsidR="00355B14">
        <w:rPr>
          <w:b w:val="0"/>
          <w:sz w:val="20"/>
          <w:szCs w:val="20"/>
        </w:rPr>
        <w:t>s</w:t>
      </w:r>
      <w:r w:rsidRPr="00355B14">
        <w:rPr>
          <w:b w:val="0"/>
          <w:sz w:val="20"/>
          <w:szCs w:val="20"/>
        </w:rPr>
        <w:t>ingkatan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dari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Kepala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Inspektur</w:t>
      </w:r>
      <w:proofErr w:type="spellEnd"/>
      <w:r w:rsidRPr="00355B14">
        <w:rPr>
          <w:b w:val="0"/>
          <w:sz w:val="20"/>
          <w:szCs w:val="20"/>
        </w:rPr>
        <w:t xml:space="preserve"> Tambang, </w:t>
      </w:r>
      <w:proofErr w:type="spellStart"/>
      <w:r w:rsidRPr="00355B14">
        <w:rPr>
          <w:b w:val="0"/>
          <w:sz w:val="20"/>
          <w:szCs w:val="20"/>
        </w:rPr>
        <w:t>pejabat</w:t>
      </w:r>
      <w:proofErr w:type="spellEnd"/>
      <w:r w:rsidRPr="00355B14">
        <w:rPr>
          <w:b w:val="0"/>
          <w:sz w:val="20"/>
          <w:szCs w:val="20"/>
        </w:rPr>
        <w:t xml:space="preserve"> yang </w:t>
      </w:r>
      <w:proofErr w:type="spellStart"/>
      <w:r w:rsidRPr="00355B14">
        <w:rPr>
          <w:b w:val="0"/>
          <w:sz w:val="20"/>
          <w:szCs w:val="20"/>
        </w:rPr>
        <w:t>secara</w:t>
      </w:r>
      <w:proofErr w:type="spellEnd"/>
      <w:r w:rsidRPr="00355B14">
        <w:rPr>
          <w:b w:val="0"/>
          <w:sz w:val="20"/>
          <w:szCs w:val="20"/>
        </w:rPr>
        <w:t xml:space="preserve"> ex officio </w:t>
      </w:r>
      <w:proofErr w:type="spellStart"/>
      <w:r w:rsidRPr="00355B14">
        <w:rPr>
          <w:b w:val="0"/>
          <w:sz w:val="20"/>
          <w:szCs w:val="20"/>
        </w:rPr>
        <w:t>menduduki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jabatan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Direktur</w:t>
      </w:r>
      <w:proofErr w:type="spellEnd"/>
      <w:r w:rsidRPr="00355B14">
        <w:rPr>
          <w:b w:val="0"/>
          <w:sz w:val="20"/>
          <w:szCs w:val="20"/>
        </w:rPr>
        <w:t xml:space="preserve"> yang </w:t>
      </w:r>
      <w:proofErr w:type="spellStart"/>
      <w:r w:rsidRPr="00355B14">
        <w:rPr>
          <w:b w:val="0"/>
          <w:sz w:val="20"/>
          <w:szCs w:val="20"/>
        </w:rPr>
        <w:t>mempunyai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tugas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pokok</w:t>
      </w:r>
      <w:proofErr w:type="spellEnd"/>
      <w:r w:rsidRPr="00355B14">
        <w:rPr>
          <w:b w:val="0"/>
          <w:sz w:val="20"/>
          <w:szCs w:val="20"/>
        </w:rPr>
        <w:t xml:space="preserve"> dan </w:t>
      </w:r>
      <w:proofErr w:type="spellStart"/>
      <w:r w:rsidRPr="00355B14">
        <w:rPr>
          <w:b w:val="0"/>
          <w:sz w:val="20"/>
          <w:szCs w:val="20"/>
        </w:rPr>
        <w:t>fungsi</w:t>
      </w:r>
      <w:proofErr w:type="spellEnd"/>
      <w:r w:rsidRPr="00355B14">
        <w:rPr>
          <w:b w:val="0"/>
          <w:sz w:val="20"/>
          <w:szCs w:val="20"/>
        </w:rPr>
        <w:t xml:space="preserve"> di </w:t>
      </w:r>
      <w:proofErr w:type="spellStart"/>
      <w:r w:rsidRPr="00355B14">
        <w:rPr>
          <w:b w:val="0"/>
          <w:sz w:val="20"/>
          <w:szCs w:val="20"/>
        </w:rPr>
        <w:t>bidang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keteknik</w:t>
      </w:r>
      <w:r w:rsidR="004A6D00" w:rsidRPr="00355B14">
        <w:rPr>
          <w:b w:val="0"/>
          <w:sz w:val="20"/>
          <w:szCs w:val="20"/>
        </w:rPr>
        <w:t>an</w:t>
      </w:r>
      <w:proofErr w:type="spellEnd"/>
      <w:r w:rsidR="004A6D00" w:rsidRPr="00355B14">
        <w:rPr>
          <w:b w:val="0"/>
          <w:sz w:val="20"/>
          <w:szCs w:val="20"/>
        </w:rPr>
        <w:t xml:space="preserve"> dan </w:t>
      </w:r>
      <w:proofErr w:type="spellStart"/>
      <w:r w:rsidR="004A6D00" w:rsidRPr="00355B14">
        <w:rPr>
          <w:b w:val="0"/>
          <w:sz w:val="20"/>
          <w:szCs w:val="20"/>
        </w:rPr>
        <w:t>lingkungan</w:t>
      </w:r>
      <w:proofErr w:type="spellEnd"/>
      <w:r w:rsidR="004A6D00" w:rsidRPr="00355B14">
        <w:rPr>
          <w:b w:val="0"/>
          <w:sz w:val="20"/>
          <w:szCs w:val="20"/>
        </w:rPr>
        <w:t xml:space="preserve"> </w:t>
      </w:r>
      <w:proofErr w:type="spellStart"/>
      <w:r w:rsidR="004A6D00" w:rsidRPr="00355B14">
        <w:rPr>
          <w:b w:val="0"/>
          <w:sz w:val="20"/>
          <w:szCs w:val="20"/>
        </w:rPr>
        <w:t>pertambangan</w:t>
      </w:r>
      <w:proofErr w:type="spellEnd"/>
      <w:r w:rsidR="004A6D00" w:rsidRPr="00355B14">
        <w:rPr>
          <w:b w:val="0"/>
          <w:sz w:val="20"/>
          <w:szCs w:val="20"/>
        </w:rPr>
        <w:t xml:space="preserve"> mineral dan </w:t>
      </w:r>
      <w:proofErr w:type="spellStart"/>
      <w:r w:rsidR="004A6D00" w:rsidRPr="00355B14">
        <w:rPr>
          <w:b w:val="0"/>
          <w:sz w:val="20"/>
          <w:szCs w:val="20"/>
        </w:rPr>
        <w:t>b</w:t>
      </w:r>
      <w:r w:rsidRPr="00355B14">
        <w:rPr>
          <w:b w:val="0"/>
          <w:sz w:val="20"/>
          <w:szCs w:val="20"/>
        </w:rPr>
        <w:t>atubara</w:t>
      </w:r>
      <w:proofErr w:type="spellEnd"/>
      <w:r w:rsidRPr="00355B14">
        <w:rPr>
          <w:b w:val="0"/>
          <w:sz w:val="20"/>
          <w:szCs w:val="20"/>
        </w:rPr>
        <w:t xml:space="preserve"> pada </w:t>
      </w:r>
      <w:proofErr w:type="spellStart"/>
      <w:r w:rsidRPr="00355B14">
        <w:rPr>
          <w:b w:val="0"/>
          <w:sz w:val="20"/>
          <w:szCs w:val="20"/>
        </w:rPr>
        <w:t>kementerian</w:t>
      </w:r>
      <w:proofErr w:type="spellEnd"/>
      <w:r w:rsidRPr="00355B14">
        <w:rPr>
          <w:b w:val="0"/>
          <w:sz w:val="20"/>
          <w:szCs w:val="20"/>
        </w:rPr>
        <w:t xml:space="preserve"> yang </w:t>
      </w:r>
      <w:proofErr w:type="spellStart"/>
      <w:r w:rsidRPr="00355B14">
        <w:rPr>
          <w:b w:val="0"/>
          <w:sz w:val="20"/>
          <w:szCs w:val="20"/>
        </w:rPr>
        <w:t>menyelenggarakan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urusan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pemerintahan</w:t>
      </w:r>
      <w:proofErr w:type="spellEnd"/>
      <w:r w:rsidRPr="00355B14">
        <w:rPr>
          <w:b w:val="0"/>
          <w:sz w:val="20"/>
          <w:szCs w:val="20"/>
        </w:rPr>
        <w:t xml:space="preserve"> di </w:t>
      </w:r>
      <w:proofErr w:type="spellStart"/>
      <w:r w:rsidRPr="00355B14">
        <w:rPr>
          <w:b w:val="0"/>
          <w:sz w:val="20"/>
          <w:szCs w:val="20"/>
        </w:rPr>
        <w:t>bidang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pertambangan</w:t>
      </w:r>
      <w:proofErr w:type="spellEnd"/>
      <w:r w:rsidRPr="00355B14">
        <w:rPr>
          <w:b w:val="0"/>
          <w:sz w:val="20"/>
          <w:szCs w:val="20"/>
        </w:rPr>
        <w:t xml:space="preserve"> Mineral dan Batubara </w:t>
      </w:r>
      <w:proofErr w:type="spellStart"/>
      <w:r w:rsidRPr="00355B14">
        <w:rPr>
          <w:b w:val="0"/>
          <w:sz w:val="20"/>
          <w:szCs w:val="20"/>
        </w:rPr>
        <w:lastRenderedPageBreak/>
        <w:t>sesuai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Permen</w:t>
      </w:r>
      <w:proofErr w:type="spellEnd"/>
      <w:r w:rsidRPr="00355B14">
        <w:rPr>
          <w:b w:val="0"/>
          <w:sz w:val="20"/>
          <w:szCs w:val="20"/>
        </w:rPr>
        <w:t xml:space="preserve"> ESDM No. 26/2018.</w:t>
      </w:r>
    </w:p>
    <w:p w14:paraId="19C3768B" w14:textId="77777777" w:rsidR="00355B14" w:rsidRPr="00355B14" w:rsidRDefault="00355B14" w:rsidP="000B5F93">
      <w:pPr>
        <w:pStyle w:val="Heading1"/>
        <w:tabs>
          <w:tab w:val="left" w:pos="720"/>
        </w:tabs>
        <w:spacing w:before="120" w:line="276" w:lineRule="auto"/>
        <w:ind w:left="0" w:firstLine="0"/>
        <w:contextualSpacing/>
        <w:jc w:val="both"/>
        <w:rPr>
          <w:b w:val="0"/>
          <w:w w:val="105"/>
          <w:sz w:val="20"/>
          <w:szCs w:val="20"/>
        </w:rPr>
      </w:pPr>
    </w:p>
    <w:p w14:paraId="7AA767C4" w14:textId="77777777" w:rsidR="004A6D00" w:rsidRPr="00355B14" w:rsidRDefault="004A6D00" w:rsidP="000B5F93">
      <w:pPr>
        <w:pStyle w:val="Heading1"/>
        <w:numPr>
          <w:ilvl w:val="0"/>
          <w:numId w:val="3"/>
        </w:numPr>
        <w:tabs>
          <w:tab w:val="left" w:pos="720"/>
        </w:tabs>
        <w:spacing w:before="120" w:line="276" w:lineRule="auto"/>
        <w:contextualSpacing/>
        <w:jc w:val="both"/>
        <w:rPr>
          <w:w w:val="105"/>
          <w:sz w:val="20"/>
          <w:szCs w:val="20"/>
        </w:rPr>
      </w:pPr>
      <w:bookmarkStart w:id="23" w:name="_Toc536453972"/>
      <w:r w:rsidRPr="00355B14">
        <w:rPr>
          <w:w w:val="105"/>
          <w:sz w:val="20"/>
          <w:szCs w:val="20"/>
        </w:rPr>
        <w:t>K3</w:t>
      </w:r>
      <w:bookmarkEnd w:id="23"/>
      <w:r w:rsidR="00355B14" w:rsidRPr="00355B14">
        <w:rPr>
          <w:w w:val="105"/>
          <w:sz w:val="20"/>
          <w:szCs w:val="20"/>
        </w:rPr>
        <w:t xml:space="preserve"> </w:t>
      </w:r>
      <w:proofErr w:type="spellStart"/>
      <w:r w:rsidR="00355B14" w:rsidRPr="00355B14">
        <w:rPr>
          <w:b w:val="0"/>
          <w:w w:val="105"/>
          <w:sz w:val="20"/>
          <w:szCs w:val="20"/>
        </w:rPr>
        <w:t>adalah</w:t>
      </w:r>
      <w:proofErr w:type="spellEnd"/>
      <w:r w:rsidR="00355B14" w:rsidRPr="00355B14">
        <w:rPr>
          <w:b w:val="0"/>
          <w:w w:val="105"/>
          <w:sz w:val="20"/>
          <w:szCs w:val="20"/>
        </w:rPr>
        <w:t xml:space="preserve"> </w:t>
      </w:r>
      <w:proofErr w:type="spellStart"/>
      <w:r w:rsidR="00355B14">
        <w:rPr>
          <w:b w:val="0"/>
          <w:sz w:val="20"/>
          <w:szCs w:val="20"/>
        </w:rPr>
        <w:t>s</w:t>
      </w:r>
      <w:r w:rsidRPr="00355B14">
        <w:rPr>
          <w:b w:val="0"/>
          <w:sz w:val="20"/>
          <w:szCs w:val="20"/>
        </w:rPr>
        <w:t>ingkatan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dari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Keselamatan</w:t>
      </w:r>
      <w:proofErr w:type="spellEnd"/>
      <w:r w:rsidRPr="00355B14">
        <w:rPr>
          <w:b w:val="0"/>
          <w:sz w:val="20"/>
          <w:szCs w:val="20"/>
        </w:rPr>
        <w:t xml:space="preserve"> dan Kesehatan </w:t>
      </w:r>
      <w:proofErr w:type="spellStart"/>
      <w:r w:rsidRPr="00355B14">
        <w:rPr>
          <w:b w:val="0"/>
          <w:sz w:val="20"/>
          <w:szCs w:val="20"/>
        </w:rPr>
        <w:t>Kerja</w:t>
      </w:r>
      <w:proofErr w:type="spellEnd"/>
      <w:r w:rsidRPr="00355B14">
        <w:rPr>
          <w:b w:val="0"/>
          <w:sz w:val="20"/>
          <w:szCs w:val="20"/>
        </w:rPr>
        <w:t xml:space="preserve"> yang </w:t>
      </w:r>
      <w:proofErr w:type="spellStart"/>
      <w:r w:rsidRPr="00355B14">
        <w:rPr>
          <w:b w:val="0"/>
          <w:sz w:val="20"/>
          <w:szCs w:val="20"/>
        </w:rPr>
        <w:t>merupakan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bagian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dari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Keselamatan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Pertambangan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sesuai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Kepmen</w:t>
      </w:r>
      <w:proofErr w:type="spellEnd"/>
      <w:r w:rsidRPr="00355B14">
        <w:rPr>
          <w:b w:val="0"/>
          <w:sz w:val="20"/>
          <w:szCs w:val="20"/>
        </w:rPr>
        <w:t xml:space="preserve"> ESDM No. 1827K/2018 Lampiran IV.</w:t>
      </w:r>
    </w:p>
    <w:p w14:paraId="0344D007" w14:textId="77777777" w:rsidR="00355B14" w:rsidRPr="00355B14" w:rsidRDefault="00355B14" w:rsidP="000B5F93">
      <w:pPr>
        <w:pStyle w:val="Heading1"/>
        <w:tabs>
          <w:tab w:val="left" w:pos="720"/>
        </w:tabs>
        <w:spacing w:before="120" w:line="276" w:lineRule="auto"/>
        <w:ind w:left="0" w:firstLine="0"/>
        <w:contextualSpacing/>
        <w:jc w:val="both"/>
        <w:rPr>
          <w:w w:val="105"/>
          <w:sz w:val="20"/>
          <w:szCs w:val="20"/>
        </w:rPr>
      </w:pPr>
    </w:p>
    <w:p w14:paraId="01ED5FE8" w14:textId="77777777" w:rsidR="00727E12" w:rsidRPr="00355B14" w:rsidRDefault="00727E12" w:rsidP="000B5F93">
      <w:pPr>
        <w:pStyle w:val="Heading1"/>
        <w:numPr>
          <w:ilvl w:val="0"/>
          <w:numId w:val="3"/>
        </w:numPr>
        <w:tabs>
          <w:tab w:val="left" w:pos="720"/>
        </w:tabs>
        <w:spacing w:before="120" w:line="276" w:lineRule="auto"/>
        <w:contextualSpacing/>
        <w:jc w:val="both"/>
        <w:rPr>
          <w:w w:val="105"/>
          <w:sz w:val="20"/>
          <w:szCs w:val="20"/>
        </w:rPr>
      </w:pPr>
      <w:bookmarkStart w:id="24" w:name="_Toc536453969"/>
      <w:r w:rsidRPr="00355B14">
        <w:rPr>
          <w:w w:val="105"/>
          <w:sz w:val="20"/>
          <w:szCs w:val="20"/>
        </w:rPr>
        <w:t>KO</w:t>
      </w:r>
      <w:bookmarkEnd w:id="24"/>
      <w:r w:rsidR="00355B14" w:rsidRPr="00355B14">
        <w:rPr>
          <w:w w:val="105"/>
          <w:sz w:val="20"/>
          <w:szCs w:val="20"/>
        </w:rPr>
        <w:t xml:space="preserve"> </w:t>
      </w:r>
      <w:proofErr w:type="spellStart"/>
      <w:r w:rsidR="00355B14" w:rsidRPr="00355B14">
        <w:rPr>
          <w:b w:val="0"/>
          <w:w w:val="105"/>
          <w:sz w:val="20"/>
          <w:szCs w:val="20"/>
        </w:rPr>
        <w:t>adalah</w:t>
      </w:r>
      <w:proofErr w:type="spellEnd"/>
      <w:r w:rsidR="00355B14" w:rsidRPr="00355B14">
        <w:rPr>
          <w:b w:val="0"/>
          <w:w w:val="105"/>
          <w:sz w:val="20"/>
          <w:szCs w:val="20"/>
        </w:rPr>
        <w:t xml:space="preserve"> </w:t>
      </w:r>
      <w:proofErr w:type="spellStart"/>
      <w:r w:rsidR="00355B14">
        <w:rPr>
          <w:b w:val="0"/>
          <w:sz w:val="20"/>
          <w:szCs w:val="20"/>
        </w:rPr>
        <w:t>s</w:t>
      </w:r>
      <w:r w:rsidRPr="00355B14">
        <w:rPr>
          <w:b w:val="0"/>
          <w:sz w:val="20"/>
          <w:szCs w:val="20"/>
        </w:rPr>
        <w:t>ingkatan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dari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Keselamatan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Operasi</w:t>
      </w:r>
      <w:proofErr w:type="spellEnd"/>
      <w:r w:rsidRPr="00355B14">
        <w:rPr>
          <w:b w:val="0"/>
          <w:sz w:val="20"/>
          <w:szCs w:val="20"/>
        </w:rPr>
        <w:t xml:space="preserve"> yang </w:t>
      </w:r>
      <w:proofErr w:type="spellStart"/>
      <w:r w:rsidRPr="00355B14">
        <w:rPr>
          <w:b w:val="0"/>
          <w:sz w:val="20"/>
          <w:szCs w:val="20"/>
        </w:rPr>
        <w:t>merupakan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bagian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dari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Keselamatan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Pertambangan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sesuai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Kepmen</w:t>
      </w:r>
      <w:proofErr w:type="spellEnd"/>
      <w:r w:rsidRPr="00355B14">
        <w:rPr>
          <w:b w:val="0"/>
          <w:sz w:val="20"/>
          <w:szCs w:val="20"/>
        </w:rPr>
        <w:t xml:space="preserve"> ESDM No. 1827K/2018 Lampiran IV.</w:t>
      </w:r>
    </w:p>
    <w:p w14:paraId="0A850614" w14:textId="77777777" w:rsidR="00355B14" w:rsidRPr="00355B14" w:rsidRDefault="00355B14" w:rsidP="000B5F93">
      <w:pPr>
        <w:pStyle w:val="Heading1"/>
        <w:tabs>
          <w:tab w:val="left" w:pos="720"/>
        </w:tabs>
        <w:spacing w:before="120" w:line="276" w:lineRule="auto"/>
        <w:ind w:left="0" w:firstLine="0"/>
        <w:contextualSpacing/>
        <w:jc w:val="both"/>
        <w:rPr>
          <w:w w:val="105"/>
          <w:sz w:val="20"/>
          <w:szCs w:val="20"/>
        </w:rPr>
      </w:pPr>
    </w:p>
    <w:p w14:paraId="2C46D99F" w14:textId="77777777" w:rsidR="00727E12" w:rsidRPr="00355B14" w:rsidRDefault="00727E12" w:rsidP="000B5F93">
      <w:pPr>
        <w:pStyle w:val="Heading1"/>
        <w:numPr>
          <w:ilvl w:val="0"/>
          <w:numId w:val="3"/>
        </w:numPr>
        <w:tabs>
          <w:tab w:val="left" w:pos="720"/>
        </w:tabs>
        <w:spacing w:before="120" w:line="276" w:lineRule="auto"/>
        <w:contextualSpacing/>
        <w:jc w:val="both"/>
        <w:rPr>
          <w:b w:val="0"/>
          <w:w w:val="105"/>
          <w:sz w:val="20"/>
          <w:szCs w:val="20"/>
        </w:rPr>
      </w:pPr>
      <w:bookmarkStart w:id="25" w:name="_Toc536453970"/>
      <w:r w:rsidRPr="00355B14">
        <w:rPr>
          <w:w w:val="105"/>
          <w:sz w:val="20"/>
          <w:szCs w:val="20"/>
        </w:rPr>
        <w:t>KP</w:t>
      </w:r>
      <w:bookmarkEnd w:id="25"/>
      <w:r w:rsidR="004A6D00" w:rsidRPr="00355B14">
        <w:rPr>
          <w:w w:val="105"/>
          <w:sz w:val="20"/>
          <w:szCs w:val="20"/>
        </w:rPr>
        <w:t>L</w:t>
      </w:r>
      <w:r w:rsidR="00355B14" w:rsidRPr="00355B14">
        <w:rPr>
          <w:w w:val="105"/>
          <w:sz w:val="20"/>
          <w:szCs w:val="20"/>
        </w:rPr>
        <w:t xml:space="preserve"> </w:t>
      </w:r>
      <w:proofErr w:type="spellStart"/>
      <w:r w:rsidR="00355B14" w:rsidRPr="00355B14">
        <w:rPr>
          <w:b w:val="0"/>
          <w:w w:val="105"/>
          <w:sz w:val="20"/>
          <w:szCs w:val="20"/>
        </w:rPr>
        <w:t>adalah</w:t>
      </w:r>
      <w:proofErr w:type="spellEnd"/>
      <w:r w:rsidR="00355B14" w:rsidRPr="00355B14">
        <w:rPr>
          <w:b w:val="0"/>
          <w:w w:val="105"/>
          <w:sz w:val="20"/>
          <w:szCs w:val="20"/>
        </w:rPr>
        <w:t xml:space="preserve"> </w:t>
      </w:r>
      <w:proofErr w:type="spellStart"/>
      <w:r w:rsidR="00355B14">
        <w:rPr>
          <w:b w:val="0"/>
          <w:sz w:val="20"/>
          <w:szCs w:val="20"/>
        </w:rPr>
        <w:t>s</w:t>
      </w:r>
      <w:r w:rsidR="004A6D00" w:rsidRPr="00355B14">
        <w:rPr>
          <w:b w:val="0"/>
          <w:sz w:val="20"/>
          <w:szCs w:val="20"/>
        </w:rPr>
        <w:t>ingkatan</w:t>
      </w:r>
      <w:proofErr w:type="spellEnd"/>
      <w:r w:rsidR="004A6D00" w:rsidRPr="00355B14">
        <w:rPr>
          <w:b w:val="0"/>
          <w:sz w:val="20"/>
          <w:szCs w:val="20"/>
        </w:rPr>
        <w:t xml:space="preserve"> </w:t>
      </w:r>
      <w:proofErr w:type="spellStart"/>
      <w:r w:rsidR="004A6D00" w:rsidRPr="00355B14">
        <w:rPr>
          <w:b w:val="0"/>
          <w:sz w:val="20"/>
          <w:szCs w:val="20"/>
        </w:rPr>
        <w:t>dari</w:t>
      </w:r>
      <w:proofErr w:type="spellEnd"/>
      <w:r w:rsidR="004A6D00" w:rsidRPr="00355B14">
        <w:rPr>
          <w:b w:val="0"/>
          <w:sz w:val="20"/>
          <w:szCs w:val="20"/>
        </w:rPr>
        <w:t xml:space="preserve"> </w:t>
      </w:r>
      <w:r w:rsidRPr="00355B14">
        <w:rPr>
          <w:b w:val="0"/>
          <w:sz w:val="20"/>
          <w:szCs w:val="20"/>
        </w:rPr>
        <w:t xml:space="preserve">Bagian </w:t>
      </w:r>
      <w:proofErr w:type="spellStart"/>
      <w:r w:rsidRPr="00355B14">
        <w:rPr>
          <w:b w:val="0"/>
          <w:sz w:val="20"/>
          <w:szCs w:val="20"/>
        </w:rPr>
        <w:t>Keselamatan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Pertambangan</w:t>
      </w:r>
      <w:proofErr w:type="spellEnd"/>
      <w:r w:rsidRPr="00355B14">
        <w:rPr>
          <w:b w:val="0"/>
          <w:sz w:val="20"/>
          <w:szCs w:val="20"/>
        </w:rPr>
        <w:t xml:space="preserve"> Site </w:t>
      </w:r>
      <w:proofErr w:type="spellStart"/>
      <w:r w:rsidRPr="00355B14">
        <w:rPr>
          <w:b w:val="0"/>
          <w:sz w:val="20"/>
          <w:szCs w:val="20"/>
        </w:rPr>
        <w:t>dalam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sistem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dokumentasi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Sistem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Manajemen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Mutu</w:t>
      </w:r>
      <w:proofErr w:type="spellEnd"/>
      <w:r w:rsidRPr="00355B14">
        <w:rPr>
          <w:b w:val="0"/>
          <w:sz w:val="20"/>
          <w:szCs w:val="20"/>
        </w:rPr>
        <w:t xml:space="preserve"> SIS.</w:t>
      </w:r>
    </w:p>
    <w:p w14:paraId="351768FF" w14:textId="77777777" w:rsidR="00355B14" w:rsidRPr="00355B14" w:rsidRDefault="00355B14" w:rsidP="000B5F93">
      <w:pPr>
        <w:pStyle w:val="Heading1"/>
        <w:tabs>
          <w:tab w:val="left" w:pos="720"/>
        </w:tabs>
        <w:spacing w:before="120" w:line="276" w:lineRule="auto"/>
        <w:ind w:left="0" w:firstLine="0"/>
        <w:contextualSpacing/>
        <w:jc w:val="both"/>
        <w:rPr>
          <w:b w:val="0"/>
          <w:w w:val="105"/>
          <w:sz w:val="20"/>
          <w:szCs w:val="20"/>
        </w:rPr>
      </w:pPr>
    </w:p>
    <w:p w14:paraId="5E23C3CB" w14:textId="77777777" w:rsidR="00727E12" w:rsidRPr="00355B14" w:rsidRDefault="00727E12" w:rsidP="000B5F93">
      <w:pPr>
        <w:pStyle w:val="Heading1"/>
        <w:numPr>
          <w:ilvl w:val="0"/>
          <w:numId w:val="3"/>
        </w:numPr>
        <w:tabs>
          <w:tab w:val="left" w:pos="720"/>
        </w:tabs>
        <w:spacing w:before="120" w:line="276" w:lineRule="auto"/>
        <w:contextualSpacing/>
        <w:jc w:val="both"/>
        <w:rPr>
          <w:b w:val="0"/>
          <w:w w:val="105"/>
          <w:sz w:val="20"/>
          <w:szCs w:val="20"/>
        </w:rPr>
      </w:pPr>
      <w:bookmarkStart w:id="26" w:name="_Toc536453971"/>
      <w:r w:rsidRPr="00355B14">
        <w:rPr>
          <w:w w:val="105"/>
          <w:sz w:val="20"/>
          <w:szCs w:val="20"/>
        </w:rPr>
        <w:t>KTT</w:t>
      </w:r>
      <w:bookmarkEnd w:id="26"/>
      <w:r w:rsidR="00355B14" w:rsidRPr="00355B14">
        <w:rPr>
          <w:w w:val="105"/>
          <w:sz w:val="20"/>
          <w:szCs w:val="20"/>
        </w:rPr>
        <w:t xml:space="preserve"> </w:t>
      </w:r>
      <w:proofErr w:type="spellStart"/>
      <w:r w:rsidR="00355B14" w:rsidRPr="00355B14">
        <w:rPr>
          <w:b w:val="0"/>
          <w:w w:val="105"/>
          <w:sz w:val="20"/>
          <w:szCs w:val="20"/>
        </w:rPr>
        <w:t>adalah</w:t>
      </w:r>
      <w:proofErr w:type="spellEnd"/>
      <w:r w:rsidR="00355B14" w:rsidRPr="00355B14">
        <w:rPr>
          <w:b w:val="0"/>
          <w:w w:val="105"/>
          <w:sz w:val="20"/>
          <w:szCs w:val="20"/>
        </w:rPr>
        <w:t xml:space="preserve"> </w:t>
      </w:r>
      <w:proofErr w:type="spellStart"/>
      <w:r w:rsidR="00355B14">
        <w:rPr>
          <w:b w:val="0"/>
          <w:sz w:val="20"/>
          <w:szCs w:val="20"/>
        </w:rPr>
        <w:t>s</w:t>
      </w:r>
      <w:r w:rsidRPr="00355B14">
        <w:rPr>
          <w:b w:val="0"/>
          <w:sz w:val="20"/>
          <w:szCs w:val="20"/>
        </w:rPr>
        <w:t>ingkatan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dari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Kepala</w:t>
      </w:r>
      <w:proofErr w:type="spellEnd"/>
      <w:r w:rsidRPr="00355B14">
        <w:rPr>
          <w:b w:val="0"/>
          <w:sz w:val="20"/>
          <w:szCs w:val="20"/>
        </w:rPr>
        <w:t xml:space="preserve"> Teknik Tambang, </w:t>
      </w:r>
      <w:proofErr w:type="spellStart"/>
      <w:r w:rsidRPr="00355B14">
        <w:rPr>
          <w:b w:val="0"/>
          <w:sz w:val="20"/>
          <w:szCs w:val="20"/>
        </w:rPr>
        <w:t>seseorang</w:t>
      </w:r>
      <w:proofErr w:type="spellEnd"/>
      <w:r w:rsidRPr="00355B14">
        <w:rPr>
          <w:b w:val="0"/>
          <w:sz w:val="20"/>
          <w:szCs w:val="20"/>
        </w:rPr>
        <w:t xml:space="preserve"> yang </w:t>
      </w:r>
      <w:proofErr w:type="spellStart"/>
      <w:r w:rsidRPr="00355B14">
        <w:rPr>
          <w:b w:val="0"/>
          <w:sz w:val="20"/>
          <w:szCs w:val="20"/>
        </w:rPr>
        <w:t>memiliki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posisi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tertinggi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dalam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struktur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organisasi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lapangan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pertambangan</w:t>
      </w:r>
      <w:proofErr w:type="spellEnd"/>
      <w:r w:rsidRPr="00355B14">
        <w:rPr>
          <w:b w:val="0"/>
          <w:sz w:val="20"/>
          <w:szCs w:val="20"/>
        </w:rPr>
        <w:t xml:space="preserve"> yang </w:t>
      </w:r>
      <w:proofErr w:type="spellStart"/>
      <w:r w:rsidRPr="00355B14">
        <w:rPr>
          <w:b w:val="0"/>
          <w:sz w:val="20"/>
          <w:szCs w:val="20"/>
        </w:rPr>
        <w:t>memimpin</w:t>
      </w:r>
      <w:proofErr w:type="spellEnd"/>
      <w:r w:rsidRPr="00355B14">
        <w:rPr>
          <w:b w:val="0"/>
          <w:sz w:val="20"/>
          <w:szCs w:val="20"/>
        </w:rPr>
        <w:t xml:space="preserve"> dan </w:t>
      </w:r>
      <w:proofErr w:type="spellStart"/>
      <w:r w:rsidRPr="00355B14">
        <w:rPr>
          <w:b w:val="0"/>
          <w:sz w:val="20"/>
          <w:szCs w:val="20"/>
        </w:rPr>
        <w:t>bertanggung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jawab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atas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terlaksananya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operasional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pertambangan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sesuai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dengan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kaidah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teknik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pertambangan</w:t>
      </w:r>
      <w:proofErr w:type="spellEnd"/>
      <w:r w:rsidRPr="00355B14">
        <w:rPr>
          <w:b w:val="0"/>
          <w:sz w:val="20"/>
          <w:szCs w:val="20"/>
        </w:rPr>
        <w:t xml:space="preserve"> yang </w:t>
      </w:r>
      <w:proofErr w:type="spellStart"/>
      <w:r w:rsidRPr="00355B14">
        <w:rPr>
          <w:b w:val="0"/>
          <w:sz w:val="20"/>
          <w:szCs w:val="20"/>
        </w:rPr>
        <w:t>baik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sesuai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Permen</w:t>
      </w:r>
      <w:proofErr w:type="spellEnd"/>
      <w:r w:rsidRPr="00355B14">
        <w:rPr>
          <w:b w:val="0"/>
          <w:sz w:val="20"/>
          <w:szCs w:val="20"/>
        </w:rPr>
        <w:t xml:space="preserve"> ESDM No. 26/2018.</w:t>
      </w:r>
    </w:p>
    <w:p w14:paraId="1D1B35B0" w14:textId="77777777" w:rsidR="00355B14" w:rsidRPr="00355B14" w:rsidRDefault="00355B14" w:rsidP="000B5F93">
      <w:pPr>
        <w:pStyle w:val="Heading1"/>
        <w:tabs>
          <w:tab w:val="left" w:pos="720"/>
        </w:tabs>
        <w:spacing w:before="120" w:line="276" w:lineRule="auto"/>
        <w:ind w:left="0" w:firstLine="0"/>
        <w:contextualSpacing/>
        <w:jc w:val="both"/>
        <w:rPr>
          <w:b w:val="0"/>
          <w:w w:val="105"/>
          <w:sz w:val="20"/>
          <w:szCs w:val="20"/>
        </w:rPr>
      </w:pPr>
    </w:p>
    <w:p w14:paraId="37E76CD7" w14:textId="77777777" w:rsidR="00727E12" w:rsidRPr="000B5F93" w:rsidRDefault="00727E12" w:rsidP="000B5F93">
      <w:pPr>
        <w:pStyle w:val="Heading1"/>
        <w:numPr>
          <w:ilvl w:val="0"/>
          <w:numId w:val="3"/>
        </w:numPr>
        <w:tabs>
          <w:tab w:val="left" w:pos="720"/>
        </w:tabs>
        <w:spacing w:before="120" w:line="276" w:lineRule="auto"/>
        <w:contextualSpacing/>
        <w:jc w:val="both"/>
        <w:rPr>
          <w:b w:val="0"/>
          <w:w w:val="105"/>
          <w:sz w:val="20"/>
          <w:szCs w:val="20"/>
        </w:rPr>
      </w:pPr>
      <w:bookmarkStart w:id="27" w:name="_Toc536453973"/>
      <w:r w:rsidRPr="00355B14">
        <w:rPr>
          <w:w w:val="105"/>
          <w:sz w:val="20"/>
          <w:szCs w:val="20"/>
        </w:rPr>
        <w:t>NAPZA</w:t>
      </w:r>
      <w:bookmarkEnd w:id="27"/>
      <w:r w:rsidR="00355B14" w:rsidRPr="00355B14">
        <w:rPr>
          <w:w w:val="105"/>
          <w:sz w:val="20"/>
          <w:szCs w:val="20"/>
        </w:rPr>
        <w:t xml:space="preserve"> </w:t>
      </w:r>
      <w:proofErr w:type="spellStart"/>
      <w:r w:rsidR="00355B14" w:rsidRPr="00355B14">
        <w:rPr>
          <w:b w:val="0"/>
          <w:w w:val="105"/>
          <w:sz w:val="20"/>
          <w:szCs w:val="20"/>
        </w:rPr>
        <w:t>adalah</w:t>
      </w:r>
      <w:proofErr w:type="spellEnd"/>
      <w:r w:rsidR="00355B14" w:rsidRPr="00355B14">
        <w:rPr>
          <w:b w:val="0"/>
          <w:w w:val="105"/>
          <w:sz w:val="20"/>
          <w:szCs w:val="20"/>
        </w:rPr>
        <w:t xml:space="preserve"> </w:t>
      </w:r>
      <w:proofErr w:type="spellStart"/>
      <w:r w:rsidR="00355B14">
        <w:rPr>
          <w:b w:val="0"/>
          <w:sz w:val="20"/>
          <w:szCs w:val="20"/>
        </w:rPr>
        <w:t>i</w:t>
      </w:r>
      <w:r w:rsidRPr="00355B14">
        <w:rPr>
          <w:b w:val="0"/>
          <w:sz w:val="20"/>
          <w:szCs w:val="20"/>
        </w:rPr>
        <w:t>stilah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umum</w:t>
      </w:r>
      <w:proofErr w:type="spellEnd"/>
      <w:r w:rsidRPr="00355B14">
        <w:rPr>
          <w:b w:val="0"/>
          <w:sz w:val="20"/>
          <w:szCs w:val="20"/>
        </w:rPr>
        <w:t xml:space="preserve"> yang </w:t>
      </w:r>
      <w:proofErr w:type="spellStart"/>
      <w:r w:rsidRPr="00355B14">
        <w:rPr>
          <w:b w:val="0"/>
          <w:sz w:val="20"/>
          <w:szCs w:val="20"/>
        </w:rPr>
        <w:t>dipakai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untuk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menyingkat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sejumlah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zat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terla</w:t>
      </w:r>
      <w:r w:rsidR="00B567F3" w:rsidRPr="00355B14">
        <w:rPr>
          <w:b w:val="0"/>
          <w:sz w:val="20"/>
          <w:szCs w:val="20"/>
        </w:rPr>
        <w:t>rang</w:t>
      </w:r>
      <w:proofErr w:type="spellEnd"/>
      <w:r w:rsidR="00B567F3" w:rsidRPr="00355B14">
        <w:rPr>
          <w:b w:val="0"/>
          <w:sz w:val="20"/>
          <w:szCs w:val="20"/>
        </w:rPr>
        <w:t xml:space="preserve"> </w:t>
      </w:r>
      <w:proofErr w:type="spellStart"/>
      <w:r w:rsidR="00B567F3" w:rsidRPr="00355B14">
        <w:rPr>
          <w:b w:val="0"/>
          <w:sz w:val="20"/>
          <w:szCs w:val="20"/>
        </w:rPr>
        <w:t>yaitu</w:t>
      </w:r>
      <w:proofErr w:type="spellEnd"/>
      <w:r w:rsidR="00B567F3" w:rsidRPr="00355B14">
        <w:rPr>
          <w:b w:val="0"/>
          <w:sz w:val="20"/>
          <w:szCs w:val="20"/>
        </w:rPr>
        <w:t xml:space="preserve"> </w:t>
      </w:r>
      <w:proofErr w:type="spellStart"/>
      <w:r w:rsidR="00B567F3" w:rsidRPr="00355B14">
        <w:rPr>
          <w:b w:val="0"/>
          <w:sz w:val="20"/>
          <w:szCs w:val="20"/>
        </w:rPr>
        <w:t>Narkotika</w:t>
      </w:r>
      <w:proofErr w:type="spellEnd"/>
      <w:r w:rsidR="00B567F3" w:rsidRPr="00355B14">
        <w:rPr>
          <w:b w:val="0"/>
          <w:sz w:val="20"/>
          <w:szCs w:val="20"/>
        </w:rPr>
        <w:t xml:space="preserve">, </w:t>
      </w:r>
      <w:proofErr w:type="spellStart"/>
      <w:r w:rsidR="00B567F3" w:rsidRPr="00355B14">
        <w:rPr>
          <w:b w:val="0"/>
          <w:sz w:val="20"/>
          <w:szCs w:val="20"/>
        </w:rPr>
        <w:t>Alkohol</w:t>
      </w:r>
      <w:proofErr w:type="spellEnd"/>
      <w:r w:rsidR="00B567F3" w:rsidRPr="00355B14">
        <w:rPr>
          <w:b w:val="0"/>
          <w:sz w:val="20"/>
          <w:szCs w:val="20"/>
        </w:rPr>
        <w:t xml:space="preserve">, </w:t>
      </w:r>
      <w:proofErr w:type="spellStart"/>
      <w:r w:rsidRPr="00355B14">
        <w:rPr>
          <w:b w:val="0"/>
          <w:sz w:val="20"/>
          <w:szCs w:val="20"/>
        </w:rPr>
        <w:t>Psikotropika</w:t>
      </w:r>
      <w:proofErr w:type="spellEnd"/>
      <w:r w:rsidRPr="00355B14">
        <w:rPr>
          <w:b w:val="0"/>
          <w:sz w:val="20"/>
          <w:szCs w:val="20"/>
        </w:rPr>
        <w:t xml:space="preserve">, dan </w:t>
      </w:r>
      <w:proofErr w:type="spellStart"/>
      <w:r w:rsidRPr="00355B14">
        <w:rPr>
          <w:b w:val="0"/>
          <w:sz w:val="20"/>
          <w:szCs w:val="20"/>
        </w:rPr>
        <w:t>Zat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Adiktif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lainnya</w:t>
      </w:r>
      <w:proofErr w:type="spellEnd"/>
      <w:r w:rsidRPr="00355B14">
        <w:rPr>
          <w:b w:val="0"/>
          <w:sz w:val="20"/>
          <w:szCs w:val="20"/>
        </w:rPr>
        <w:t>.</w:t>
      </w:r>
    </w:p>
    <w:p w14:paraId="44474E05" w14:textId="77777777" w:rsidR="000B5F93" w:rsidRPr="00355B14" w:rsidRDefault="000B5F93" w:rsidP="000B5F93">
      <w:pPr>
        <w:pStyle w:val="Heading1"/>
        <w:tabs>
          <w:tab w:val="left" w:pos="720"/>
        </w:tabs>
        <w:spacing w:before="120" w:line="276" w:lineRule="auto"/>
        <w:ind w:left="0" w:firstLine="0"/>
        <w:contextualSpacing/>
        <w:jc w:val="both"/>
        <w:rPr>
          <w:b w:val="0"/>
          <w:w w:val="105"/>
          <w:sz w:val="20"/>
          <w:szCs w:val="20"/>
        </w:rPr>
      </w:pPr>
    </w:p>
    <w:p w14:paraId="7E88EE74" w14:textId="77777777" w:rsidR="00727E12" w:rsidRPr="000B5F93" w:rsidRDefault="00727E12" w:rsidP="000B5F93">
      <w:pPr>
        <w:pStyle w:val="Heading1"/>
        <w:numPr>
          <w:ilvl w:val="0"/>
          <w:numId w:val="3"/>
        </w:numPr>
        <w:tabs>
          <w:tab w:val="left" w:pos="720"/>
        </w:tabs>
        <w:spacing w:before="120" w:line="276" w:lineRule="auto"/>
        <w:contextualSpacing/>
        <w:jc w:val="both"/>
        <w:rPr>
          <w:b w:val="0"/>
          <w:w w:val="105"/>
          <w:sz w:val="20"/>
          <w:szCs w:val="20"/>
        </w:rPr>
      </w:pPr>
      <w:bookmarkStart w:id="28" w:name="_Toc536453974"/>
      <w:r w:rsidRPr="00355B14">
        <w:rPr>
          <w:w w:val="105"/>
          <w:sz w:val="20"/>
          <w:szCs w:val="20"/>
        </w:rPr>
        <w:t>PJO</w:t>
      </w:r>
      <w:bookmarkEnd w:id="28"/>
      <w:r w:rsidR="00355B14" w:rsidRPr="00355B14">
        <w:rPr>
          <w:w w:val="105"/>
          <w:sz w:val="20"/>
          <w:szCs w:val="20"/>
        </w:rPr>
        <w:t xml:space="preserve"> </w:t>
      </w:r>
      <w:proofErr w:type="spellStart"/>
      <w:r w:rsidR="00355B14" w:rsidRPr="00355B14">
        <w:rPr>
          <w:b w:val="0"/>
          <w:w w:val="105"/>
          <w:sz w:val="20"/>
          <w:szCs w:val="20"/>
        </w:rPr>
        <w:t>adalah</w:t>
      </w:r>
      <w:proofErr w:type="spellEnd"/>
      <w:r w:rsidR="00355B14" w:rsidRPr="00355B14">
        <w:rPr>
          <w:b w:val="0"/>
          <w:w w:val="105"/>
          <w:sz w:val="20"/>
          <w:szCs w:val="20"/>
        </w:rPr>
        <w:t xml:space="preserve"> </w:t>
      </w:r>
      <w:proofErr w:type="spellStart"/>
      <w:r w:rsidR="00355B14">
        <w:rPr>
          <w:b w:val="0"/>
          <w:w w:val="105"/>
          <w:sz w:val="20"/>
          <w:szCs w:val="20"/>
        </w:rPr>
        <w:t>s</w:t>
      </w:r>
      <w:r w:rsidRPr="00355B14">
        <w:rPr>
          <w:b w:val="0"/>
          <w:sz w:val="20"/>
          <w:szCs w:val="20"/>
        </w:rPr>
        <w:t>ingkatan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dari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Penanggung</w:t>
      </w:r>
      <w:proofErr w:type="spellEnd"/>
      <w:r w:rsidRPr="00355B14">
        <w:rPr>
          <w:b w:val="0"/>
          <w:sz w:val="20"/>
          <w:szCs w:val="20"/>
        </w:rPr>
        <w:t xml:space="preserve"> Jawab </w:t>
      </w:r>
      <w:proofErr w:type="spellStart"/>
      <w:r w:rsidRPr="00355B14">
        <w:rPr>
          <w:b w:val="0"/>
          <w:sz w:val="20"/>
          <w:szCs w:val="20"/>
        </w:rPr>
        <w:t>Operasi</w:t>
      </w:r>
      <w:proofErr w:type="spellEnd"/>
      <w:r w:rsidRPr="00355B14">
        <w:rPr>
          <w:b w:val="0"/>
          <w:sz w:val="20"/>
          <w:szCs w:val="20"/>
        </w:rPr>
        <w:t xml:space="preserve">, </w:t>
      </w:r>
      <w:proofErr w:type="spellStart"/>
      <w:r w:rsidRPr="00355B14">
        <w:rPr>
          <w:b w:val="0"/>
          <w:sz w:val="20"/>
          <w:szCs w:val="20"/>
        </w:rPr>
        <w:t>adalah</w:t>
      </w:r>
      <w:proofErr w:type="spellEnd"/>
      <w:r w:rsidRPr="00355B14">
        <w:rPr>
          <w:b w:val="0"/>
          <w:sz w:val="20"/>
          <w:szCs w:val="20"/>
        </w:rPr>
        <w:t xml:space="preserve"> orang yang </w:t>
      </w:r>
      <w:proofErr w:type="spellStart"/>
      <w:r w:rsidRPr="00355B14">
        <w:rPr>
          <w:b w:val="0"/>
          <w:sz w:val="20"/>
          <w:szCs w:val="20"/>
        </w:rPr>
        <w:t>menduduki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jabatan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tertinggi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dalam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struktur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organisasi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perusahaan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jasa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pertambangan</w:t>
      </w:r>
      <w:proofErr w:type="spellEnd"/>
      <w:r w:rsidRPr="00355B14">
        <w:rPr>
          <w:b w:val="0"/>
          <w:sz w:val="20"/>
          <w:szCs w:val="20"/>
        </w:rPr>
        <w:t xml:space="preserve"> di wilayah </w:t>
      </w:r>
      <w:proofErr w:type="spellStart"/>
      <w:r w:rsidRPr="00355B14">
        <w:rPr>
          <w:b w:val="0"/>
          <w:sz w:val="20"/>
          <w:szCs w:val="20"/>
        </w:rPr>
        <w:t>kegiatan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usaha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pertambangan</w:t>
      </w:r>
      <w:proofErr w:type="spellEnd"/>
      <w:r w:rsidRPr="00355B14">
        <w:rPr>
          <w:b w:val="0"/>
          <w:sz w:val="20"/>
          <w:szCs w:val="20"/>
        </w:rPr>
        <w:t xml:space="preserve">, dan </w:t>
      </w:r>
      <w:proofErr w:type="spellStart"/>
      <w:r w:rsidRPr="00355B14">
        <w:rPr>
          <w:b w:val="0"/>
          <w:sz w:val="20"/>
          <w:szCs w:val="20"/>
        </w:rPr>
        <w:t>bertanggung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jawab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kepada</w:t>
      </w:r>
      <w:proofErr w:type="spellEnd"/>
      <w:r w:rsidRPr="00355B14">
        <w:rPr>
          <w:b w:val="0"/>
          <w:sz w:val="20"/>
          <w:szCs w:val="20"/>
        </w:rPr>
        <w:t xml:space="preserve"> KTT/PTL </w:t>
      </w:r>
      <w:proofErr w:type="spellStart"/>
      <w:r w:rsidRPr="00355B14">
        <w:rPr>
          <w:b w:val="0"/>
          <w:sz w:val="20"/>
          <w:szCs w:val="20"/>
        </w:rPr>
        <w:t>atas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dilaksanakan</w:t>
      </w:r>
      <w:proofErr w:type="spellEnd"/>
      <w:r w:rsidRPr="00355B14">
        <w:rPr>
          <w:b w:val="0"/>
          <w:sz w:val="20"/>
          <w:szCs w:val="20"/>
        </w:rPr>
        <w:t xml:space="preserve"> dan </w:t>
      </w:r>
      <w:proofErr w:type="spellStart"/>
      <w:r w:rsidRPr="00355B14">
        <w:rPr>
          <w:b w:val="0"/>
          <w:sz w:val="20"/>
          <w:szCs w:val="20"/>
        </w:rPr>
        <w:t>ditaatinya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peraturan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perundang-undangan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mengenai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kaidah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teknik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pertambangan</w:t>
      </w:r>
      <w:proofErr w:type="spellEnd"/>
      <w:r w:rsidRPr="00355B14">
        <w:rPr>
          <w:b w:val="0"/>
          <w:sz w:val="20"/>
          <w:szCs w:val="20"/>
        </w:rPr>
        <w:t xml:space="preserve"> yang </w:t>
      </w:r>
      <w:proofErr w:type="spellStart"/>
      <w:r w:rsidRPr="00355B14">
        <w:rPr>
          <w:b w:val="0"/>
          <w:sz w:val="20"/>
          <w:szCs w:val="20"/>
        </w:rPr>
        <w:t>baik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sebagaimana</w:t>
      </w:r>
      <w:proofErr w:type="spellEnd"/>
      <w:r w:rsidRPr="00355B14">
        <w:rPr>
          <w:b w:val="0"/>
          <w:sz w:val="20"/>
          <w:szCs w:val="20"/>
        </w:rPr>
        <w:t xml:space="preserve"> </w:t>
      </w:r>
      <w:proofErr w:type="spellStart"/>
      <w:r w:rsidRPr="00355B14">
        <w:rPr>
          <w:b w:val="0"/>
          <w:sz w:val="20"/>
          <w:szCs w:val="20"/>
        </w:rPr>
        <w:t>Kepmen</w:t>
      </w:r>
      <w:proofErr w:type="spellEnd"/>
      <w:r w:rsidRPr="00355B14">
        <w:rPr>
          <w:b w:val="0"/>
          <w:sz w:val="20"/>
          <w:szCs w:val="20"/>
        </w:rPr>
        <w:t xml:space="preserve"> ESDM No. 1827K/2018 Lampiran I.</w:t>
      </w:r>
    </w:p>
    <w:p w14:paraId="6630D3C5" w14:textId="77777777" w:rsidR="000B5F93" w:rsidRPr="00355B14" w:rsidRDefault="000B5F93" w:rsidP="000B5F93">
      <w:pPr>
        <w:pStyle w:val="Heading1"/>
        <w:tabs>
          <w:tab w:val="left" w:pos="720"/>
        </w:tabs>
        <w:spacing w:before="120" w:line="276" w:lineRule="auto"/>
        <w:ind w:left="0" w:firstLine="0"/>
        <w:contextualSpacing/>
        <w:jc w:val="both"/>
        <w:rPr>
          <w:b w:val="0"/>
          <w:w w:val="105"/>
          <w:sz w:val="20"/>
          <w:szCs w:val="20"/>
        </w:rPr>
      </w:pPr>
    </w:p>
    <w:p w14:paraId="7A3921AD" w14:textId="77777777" w:rsidR="007E4482" w:rsidRDefault="007E4482" w:rsidP="000B5F93">
      <w:pPr>
        <w:pStyle w:val="Heading1"/>
        <w:numPr>
          <w:ilvl w:val="0"/>
          <w:numId w:val="3"/>
        </w:numPr>
        <w:tabs>
          <w:tab w:val="left" w:pos="720"/>
        </w:tabs>
        <w:spacing w:before="120" w:line="276" w:lineRule="auto"/>
        <w:contextualSpacing/>
        <w:jc w:val="both"/>
        <w:rPr>
          <w:b w:val="0"/>
          <w:sz w:val="20"/>
          <w:szCs w:val="20"/>
        </w:rPr>
      </w:pPr>
      <w:r w:rsidRPr="00355B14">
        <w:rPr>
          <w:sz w:val="20"/>
          <w:szCs w:val="20"/>
        </w:rPr>
        <w:t>PTMC</w:t>
      </w:r>
      <w:r w:rsidR="00355B14" w:rsidRPr="00355B14">
        <w:rPr>
          <w:sz w:val="20"/>
          <w:szCs w:val="20"/>
        </w:rPr>
        <w:t xml:space="preserve"> </w:t>
      </w:r>
      <w:proofErr w:type="spellStart"/>
      <w:r w:rsidR="00355B14" w:rsidRPr="00355B14">
        <w:rPr>
          <w:b w:val="0"/>
          <w:sz w:val="20"/>
          <w:szCs w:val="20"/>
        </w:rPr>
        <w:t>adalah</w:t>
      </w:r>
      <w:proofErr w:type="spellEnd"/>
      <w:r w:rsidR="00355B14" w:rsidRPr="00355B14">
        <w:rPr>
          <w:b w:val="0"/>
          <w:sz w:val="20"/>
          <w:szCs w:val="20"/>
        </w:rPr>
        <w:t xml:space="preserve"> </w:t>
      </w:r>
      <w:proofErr w:type="spellStart"/>
      <w:r w:rsidR="00355B14">
        <w:rPr>
          <w:b w:val="0"/>
          <w:sz w:val="20"/>
          <w:szCs w:val="20"/>
        </w:rPr>
        <w:t>s</w:t>
      </w:r>
      <w:r w:rsidR="00767267" w:rsidRPr="00355B14">
        <w:rPr>
          <w:b w:val="0"/>
          <w:sz w:val="20"/>
          <w:szCs w:val="20"/>
        </w:rPr>
        <w:t>ingkatan</w:t>
      </w:r>
      <w:proofErr w:type="spellEnd"/>
      <w:r w:rsidR="00767267" w:rsidRPr="00355B14">
        <w:rPr>
          <w:b w:val="0"/>
          <w:sz w:val="20"/>
          <w:szCs w:val="20"/>
        </w:rPr>
        <w:t xml:space="preserve"> </w:t>
      </w:r>
      <w:proofErr w:type="spellStart"/>
      <w:r w:rsidR="00767267" w:rsidRPr="00355B14">
        <w:rPr>
          <w:b w:val="0"/>
          <w:sz w:val="20"/>
          <w:szCs w:val="20"/>
        </w:rPr>
        <w:t>dari</w:t>
      </w:r>
      <w:proofErr w:type="spellEnd"/>
      <w:r w:rsidR="00767267" w:rsidRPr="00355B14">
        <w:rPr>
          <w:b w:val="0"/>
          <w:sz w:val="20"/>
          <w:szCs w:val="20"/>
        </w:rPr>
        <w:t xml:space="preserve"> PT </w:t>
      </w:r>
      <w:proofErr w:type="spellStart"/>
      <w:r w:rsidR="008227F8" w:rsidRPr="00355B14">
        <w:rPr>
          <w:b w:val="0"/>
          <w:sz w:val="20"/>
          <w:szCs w:val="20"/>
        </w:rPr>
        <w:t>Maruwai</w:t>
      </w:r>
      <w:proofErr w:type="spellEnd"/>
      <w:r w:rsidR="00767267" w:rsidRPr="00355B14">
        <w:rPr>
          <w:b w:val="0"/>
          <w:sz w:val="20"/>
          <w:szCs w:val="20"/>
        </w:rPr>
        <w:t xml:space="preserve"> Coal, </w:t>
      </w:r>
      <w:proofErr w:type="spellStart"/>
      <w:r w:rsidR="00767267" w:rsidRPr="00355B14">
        <w:rPr>
          <w:b w:val="0"/>
          <w:sz w:val="20"/>
          <w:szCs w:val="20"/>
        </w:rPr>
        <w:t>pemegang</w:t>
      </w:r>
      <w:proofErr w:type="spellEnd"/>
      <w:r w:rsidR="00767267" w:rsidRPr="00355B14">
        <w:rPr>
          <w:b w:val="0"/>
          <w:sz w:val="20"/>
          <w:szCs w:val="20"/>
        </w:rPr>
        <w:t xml:space="preserve"> </w:t>
      </w:r>
      <w:proofErr w:type="spellStart"/>
      <w:r w:rsidR="00767267" w:rsidRPr="00355B14">
        <w:rPr>
          <w:b w:val="0"/>
          <w:sz w:val="20"/>
          <w:szCs w:val="20"/>
        </w:rPr>
        <w:t>Izin</w:t>
      </w:r>
      <w:proofErr w:type="spellEnd"/>
      <w:r w:rsidR="00767267" w:rsidRPr="00355B14">
        <w:rPr>
          <w:b w:val="0"/>
          <w:sz w:val="20"/>
          <w:szCs w:val="20"/>
        </w:rPr>
        <w:t xml:space="preserve"> Usaha </w:t>
      </w:r>
      <w:proofErr w:type="spellStart"/>
      <w:r w:rsidR="00767267" w:rsidRPr="00355B14">
        <w:rPr>
          <w:b w:val="0"/>
          <w:sz w:val="20"/>
          <w:szCs w:val="20"/>
        </w:rPr>
        <w:t>Pertambangan</w:t>
      </w:r>
      <w:proofErr w:type="spellEnd"/>
      <w:r w:rsidR="00767267" w:rsidRPr="00355B14">
        <w:rPr>
          <w:b w:val="0"/>
          <w:sz w:val="20"/>
          <w:szCs w:val="20"/>
        </w:rPr>
        <w:t xml:space="preserve"> (IUP) </w:t>
      </w:r>
      <w:proofErr w:type="spellStart"/>
      <w:r w:rsidR="00767267" w:rsidRPr="00355B14">
        <w:rPr>
          <w:b w:val="0"/>
          <w:sz w:val="20"/>
          <w:szCs w:val="20"/>
        </w:rPr>
        <w:t>diwilayah</w:t>
      </w:r>
      <w:proofErr w:type="spellEnd"/>
      <w:r w:rsidR="00767267" w:rsidRPr="00355B14">
        <w:rPr>
          <w:b w:val="0"/>
          <w:sz w:val="20"/>
          <w:szCs w:val="20"/>
        </w:rPr>
        <w:t xml:space="preserve"> Kalimantan Tengah yang </w:t>
      </w:r>
      <w:proofErr w:type="spellStart"/>
      <w:r w:rsidR="00767267" w:rsidRPr="00355B14">
        <w:rPr>
          <w:b w:val="0"/>
          <w:sz w:val="20"/>
          <w:szCs w:val="20"/>
        </w:rPr>
        <w:t>memberikan</w:t>
      </w:r>
      <w:proofErr w:type="spellEnd"/>
      <w:r w:rsidR="00767267" w:rsidRPr="00355B14">
        <w:rPr>
          <w:b w:val="0"/>
          <w:sz w:val="20"/>
          <w:szCs w:val="20"/>
        </w:rPr>
        <w:t xml:space="preserve"> </w:t>
      </w:r>
      <w:proofErr w:type="spellStart"/>
      <w:r w:rsidR="00767267" w:rsidRPr="00355B14">
        <w:rPr>
          <w:b w:val="0"/>
          <w:sz w:val="20"/>
          <w:szCs w:val="20"/>
        </w:rPr>
        <w:t>kontrak</w:t>
      </w:r>
      <w:proofErr w:type="spellEnd"/>
      <w:r w:rsidR="00767267" w:rsidRPr="00355B14">
        <w:rPr>
          <w:b w:val="0"/>
          <w:sz w:val="20"/>
          <w:szCs w:val="20"/>
        </w:rPr>
        <w:t xml:space="preserve"> </w:t>
      </w:r>
      <w:proofErr w:type="spellStart"/>
      <w:r w:rsidR="00767267" w:rsidRPr="00355B14">
        <w:rPr>
          <w:b w:val="0"/>
          <w:sz w:val="20"/>
          <w:szCs w:val="20"/>
        </w:rPr>
        <w:t>kerja</w:t>
      </w:r>
      <w:proofErr w:type="spellEnd"/>
      <w:r w:rsidR="00767267" w:rsidRPr="00355B14">
        <w:rPr>
          <w:b w:val="0"/>
          <w:sz w:val="20"/>
          <w:szCs w:val="20"/>
        </w:rPr>
        <w:t xml:space="preserve"> </w:t>
      </w:r>
      <w:proofErr w:type="spellStart"/>
      <w:r w:rsidR="00767267" w:rsidRPr="00355B14">
        <w:rPr>
          <w:b w:val="0"/>
          <w:sz w:val="20"/>
          <w:szCs w:val="20"/>
        </w:rPr>
        <w:t>kepada</w:t>
      </w:r>
      <w:proofErr w:type="spellEnd"/>
      <w:r w:rsidR="00767267" w:rsidRPr="00355B14">
        <w:rPr>
          <w:b w:val="0"/>
          <w:sz w:val="20"/>
          <w:szCs w:val="20"/>
        </w:rPr>
        <w:t xml:space="preserve"> SIS.</w:t>
      </w:r>
    </w:p>
    <w:p w14:paraId="7CCDE660" w14:textId="77777777" w:rsidR="000B5F93" w:rsidRPr="00355B14" w:rsidRDefault="000B5F93" w:rsidP="000B5F93">
      <w:pPr>
        <w:pStyle w:val="Heading1"/>
        <w:tabs>
          <w:tab w:val="left" w:pos="720"/>
        </w:tabs>
        <w:spacing w:before="120" w:line="276" w:lineRule="auto"/>
        <w:ind w:left="0" w:firstLine="0"/>
        <w:contextualSpacing/>
        <w:jc w:val="both"/>
        <w:rPr>
          <w:b w:val="0"/>
          <w:sz w:val="20"/>
          <w:szCs w:val="20"/>
        </w:rPr>
      </w:pPr>
    </w:p>
    <w:p w14:paraId="020BECE3" w14:textId="77777777" w:rsidR="00E00A5E" w:rsidRPr="000B5F93" w:rsidRDefault="005B59B9" w:rsidP="000B5F93">
      <w:pPr>
        <w:pStyle w:val="Heading1"/>
        <w:numPr>
          <w:ilvl w:val="0"/>
          <w:numId w:val="3"/>
        </w:numPr>
        <w:tabs>
          <w:tab w:val="left" w:pos="720"/>
        </w:tabs>
        <w:spacing w:before="120" w:line="276" w:lineRule="auto"/>
        <w:contextualSpacing/>
        <w:jc w:val="both"/>
        <w:rPr>
          <w:w w:val="105"/>
          <w:sz w:val="20"/>
          <w:szCs w:val="20"/>
        </w:rPr>
      </w:pPr>
      <w:bookmarkStart w:id="29" w:name="_Toc536453975"/>
      <w:proofErr w:type="spellStart"/>
      <w:r w:rsidRPr="00355B14">
        <w:rPr>
          <w:w w:val="105"/>
          <w:sz w:val="20"/>
          <w:szCs w:val="20"/>
        </w:rPr>
        <w:t>Sapta</w:t>
      </w:r>
      <w:proofErr w:type="spellEnd"/>
      <w:r w:rsidRPr="00355B14">
        <w:rPr>
          <w:w w:val="105"/>
          <w:sz w:val="20"/>
          <w:szCs w:val="20"/>
        </w:rPr>
        <w:t xml:space="preserve"> Nirbhaya</w:t>
      </w:r>
      <w:bookmarkEnd w:id="29"/>
      <w:r w:rsidR="00355B14" w:rsidRPr="00355B14">
        <w:rPr>
          <w:w w:val="105"/>
          <w:sz w:val="20"/>
          <w:szCs w:val="20"/>
        </w:rPr>
        <w:t xml:space="preserve"> </w:t>
      </w:r>
      <w:proofErr w:type="spellStart"/>
      <w:r w:rsidR="00355B14" w:rsidRPr="00355B14">
        <w:rPr>
          <w:b w:val="0"/>
          <w:w w:val="105"/>
          <w:sz w:val="20"/>
          <w:szCs w:val="20"/>
        </w:rPr>
        <w:t>adalah</w:t>
      </w:r>
      <w:proofErr w:type="spellEnd"/>
      <w:r w:rsidR="00355B14" w:rsidRPr="00355B14">
        <w:rPr>
          <w:b w:val="0"/>
          <w:w w:val="105"/>
          <w:sz w:val="20"/>
          <w:szCs w:val="20"/>
        </w:rPr>
        <w:t xml:space="preserve"> </w:t>
      </w:r>
      <w:r w:rsidR="00E00A5E" w:rsidRPr="00355B14">
        <w:rPr>
          <w:b w:val="0"/>
          <w:sz w:val="20"/>
          <w:szCs w:val="20"/>
        </w:rPr>
        <w:t xml:space="preserve">Nama </w:t>
      </w:r>
      <w:proofErr w:type="spellStart"/>
      <w:r w:rsidR="00E00A5E" w:rsidRPr="00355B14">
        <w:rPr>
          <w:b w:val="0"/>
          <w:sz w:val="20"/>
          <w:szCs w:val="20"/>
        </w:rPr>
        <w:t>Sistem</w:t>
      </w:r>
      <w:proofErr w:type="spellEnd"/>
      <w:r w:rsidR="00E00A5E" w:rsidRPr="00355B14">
        <w:rPr>
          <w:b w:val="0"/>
          <w:sz w:val="20"/>
          <w:szCs w:val="20"/>
        </w:rPr>
        <w:t xml:space="preserve"> </w:t>
      </w:r>
      <w:proofErr w:type="spellStart"/>
      <w:r w:rsidR="00E00A5E" w:rsidRPr="00355B14">
        <w:rPr>
          <w:b w:val="0"/>
          <w:sz w:val="20"/>
          <w:szCs w:val="20"/>
        </w:rPr>
        <w:t>Manajemen</w:t>
      </w:r>
      <w:proofErr w:type="spellEnd"/>
      <w:r w:rsidR="00E00A5E" w:rsidRPr="00355B14">
        <w:rPr>
          <w:b w:val="0"/>
          <w:sz w:val="20"/>
          <w:szCs w:val="20"/>
        </w:rPr>
        <w:t xml:space="preserve"> </w:t>
      </w:r>
      <w:proofErr w:type="spellStart"/>
      <w:r w:rsidR="00E00A5E" w:rsidRPr="00355B14">
        <w:rPr>
          <w:b w:val="0"/>
          <w:sz w:val="20"/>
          <w:szCs w:val="20"/>
        </w:rPr>
        <w:t>Keselamatan</w:t>
      </w:r>
      <w:proofErr w:type="spellEnd"/>
      <w:r w:rsidR="00E00A5E" w:rsidRPr="00355B14">
        <w:rPr>
          <w:b w:val="0"/>
          <w:sz w:val="20"/>
          <w:szCs w:val="20"/>
        </w:rPr>
        <w:t xml:space="preserve"> </w:t>
      </w:r>
      <w:proofErr w:type="spellStart"/>
      <w:r w:rsidR="00E00A5E" w:rsidRPr="00355B14">
        <w:rPr>
          <w:b w:val="0"/>
          <w:sz w:val="20"/>
          <w:szCs w:val="20"/>
        </w:rPr>
        <w:t>Pertambangan</w:t>
      </w:r>
      <w:proofErr w:type="spellEnd"/>
      <w:r w:rsidR="00E00A5E" w:rsidRPr="00355B14">
        <w:rPr>
          <w:b w:val="0"/>
          <w:sz w:val="20"/>
          <w:szCs w:val="20"/>
        </w:rPr>
        <w:t xml:space="preserve"> dan </w:t>
      </w:r>
      <w:proofErr w:type="spellStart"/>
      <w:r w:rsidR="00E00A5E" w:rsidRPr="00355B14">
        <w:rPr>
          <w:b w:val="0"/>
          <w:sz w:val="20"/>
          <w:szCs w:val="20"/>
        </w:rPr>
        <w:t>Lingkungan</w:t>
      </w:r>
      <w:proofErr w:type="spellEnd"/>
      <w:r w:rsidR="00E00A5E" w:rsidRPr="00355B14">
        <w:rPr>
          <w:b w:val="0"/>
          <w:sz w:val="20"/>
          <w:szCs w:val="20"/>
        </w:rPr>
        <w:t xml:space="preserve"> </w:t>
      </w:r>
      <w:r w:rsidR="004A6D00" w:rsidRPr="00355B14">
        <w:rPr>
          <w:b w:val="0"/>
          <w:sz w:val="20"/>
          <w:szCs w:val="20"/>
        </w:rPr>
        <w:t>SIS</w:t>
      </w:r>
      <w:r w:rsidR="00D80E2C" w:rsidRPr="00355B14">
        <w:rPr>
          <w:b w:val="0"/>
          <w:sz w:val="20"/>
          <w:szCs w:val="20"/>
        </w:rPr>
        <w:t>.</w:t>
      </w:r>
    </w:p>
    <w:p w14:paraId="1E8B6542" w14:textId="77777777" w:rsidR="000B5F93" w:rsidRDefault="000B5F93" w:rsidP="000B5F93">
      <w:pPr>
        <w:pStyle w:val="Heading1"/>
        <w:tabs>
          <w:tab w:val="left" w:pos="720"/>
        </w:tabs>
        <w:spacing w:before="120" w:line="276" w:lineRule="auto"/>
        <w:ind w:left="0" w:firstLine="0"/>
        <w:contextualSpacing/>
        <w:jc w:val="both"/>
        <w:rPr>
          <w:b w:val="0"/>
          <w:bCs w:val="0"/>
          <w:w w:val="105"/>
          <w:sz w:val="20"/>
          <w:szCs w:val="20"/>
        </w:rPr>
      </w:pPr>
    </w:p>
    <w:p w14:paraId="64B84F92" w14:textId="77777777" w:rsidR="00640C20" w:rsidRPr="00814AD1" w:rsidRDefault="006554FE" w:rsidP="000B5F93">
      <w:pPr>
        <w:pStyle w:val="Heading1"/>
        <w:numPr>
          <w:ilvl w:val="0"/>
          <w:numId w:val="1"/>
        </w:numPr>
        <w:tabs>
          <w:tab w:val="left" w:pos="720"/>
        </w:tabs>
        <w:spacing w:line="276" w:lineRule="auto"/>
        <w:ind w:left="734" w:hanging="547"/>
        <w:rPr>
          <w:w w:val="105"/>
          <w:sz w:val="22"/>
          <w:szCs w:val="20"/>
        </w:rPr>
      </w:pPr>
      <w:r>
        <w:rPr>
          <w:w w:val="105"/>
          <w:sz w:val="22"/>
          <w:szCs w:val="20"/>
        </w:rPr>
        <w:t xml:space="preserve">Ruang </w:t>
      </w:r>
      <w:proofErr w:type="spellStart"/>
      <w:r>
        <w:rPr>
          <w:w w:val="105"/>
          <w:sz w:val="22"/>
          <w:szCs w:val="20"/>
        </w:rPr>
        <w:t>Lingkup</w:t>
      </w:r>
      <w:proofErr w:type="spellEnd"/>
    </w:p>
    <w:p w14:paraId="0DD18688" w14:textId="77777777" w:rsidR="009F4D7E" w:rsidRPr="00814AD1" w:rsidRDefault="003138A7" w:rsidP="000B5F93">
      <w:pPr>
        <w:pStyle w:val="BodyText"/>
        <w:spacing w:after="120" w:line="276" w:lineRule="auto"/>
        <w:ind w:left="720"/>
        <w:jc w:val="both"/>
      </w:pPr>
      <w:r w:rsidRPr="00814AD1">
        <w:t xml:space="preserve">Bagian </w:t>
      </w:r>
      <w:proofErr w:type="spellStart"/>
      <w:r w:rsidRPr="00814AD1">
        <w:t>Keselamatan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 </w:t>
      </w:r>
      <w:proofErr w:type="spellStart"/>
      <w:r w:rsidRPr="00814AD1">
        <w:t>dalam</w:t>
      </w:r>
      <w:proofErr w:type="spellEnd"/>
      <w:r w:rsidRPr="00814AD1">
        <w:t xml:space="preserve"> </w:t>
      </w:r>
      <w:proofErr w:type="spellStart"/>
      <w:r w:rsidRPr="00814AD1">
        <w:t>menjalankan</w:t>
      </w:r>
      <w:proofErr w:type="spellEnd"/>
      <w:r w:rsidRPr="00814AD1">
        <w:t xml:space="preserve"> </w:t>
      </w:r>
      <w:proofErr w:type="spellStart"/>
      <w:r w:rsidRPr="00814AD1">
        <w:t>fungsi</w:t>
      </w:r>
      <w:proofErr w:type="spellEnd"/>
      <w:r w:rsidRPr="00814AD1">
        <w:t xml:space="preserve"> dan </w:t>
      </w:r>
      <w:proofErr w:type="spellStart"/>
      <w:r w:rsidRPr="00814AD1">
        <w:t>tugas</w:t>
      </w:r>
      <w:proofErr w:type="spellEnd"/>
      <w:r w:rsidRPr="00814AD1">
        <w:t xml:space="preserve"> </w:t>
      </w:r>
      <w:proofErr w:type="spellStart"/>
      <w:r w:rsidRPr="00814AD1">
        <w:t>pokoknya</w:t>
      </w:r>
      <w:proofErr w:type="spellEnd"/>
      <w:r w:rsidRPr="00814AD1">
        <w:t xml:space="preserve"> </w:t>
      </w:r>
      <w:proofErr w:type="spellStart"/>
      <w:r w:rsidRPr="00814AD1">
        <w:t>akan</w:t>
      </w:r>
      <w:proofErr w:type="spellEnd"/>
      <w:r w:rsidRPr="00814AD1">
        <w:t xml:space="preserve"> </w:t>
      </w:r>
      <w:proofErr w:type="spellStart"/>
      <w:r w:rsidRPr="00814AD1">
        <w:t>selalu</w:t>
      </w:r>
      <w:proofErr w:type="spellEnd"/>
      <w:r w:rsidRPr="00814AD1">
        <w:t xml:space="preserve"> </w:t>
      </w:r>
      <w:proofErr w:type="spellStart"/>
      <w:r w:rsidRPr="00814AD1">
        <w:t>menyesuaikan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</w:t>
      </w:r>
      <w:proofErr w:type="spellStart"/>
      <w:r w:rsidRPr="00814AD1">
        <w:t>klausul</w:t>
      </w:r>
      <w:proofErr w:type="spellEnd"/>
      <w:r w:rsidRPr="00814AD1">
        <w:t xml:space="preserve"> </w:t>
      </w:r>
      <w:proofErr w:type="spellStart"/>
      <w:r w:rsidRPr="00814AD1">
        <w:t>kontraktual</w:t>
      </w:r>
      <w:proofErr w:type="spellEnd"/>
      <w:r w:rsidRPr="00814AD1">
        <w:t xml:space="preserve"> </w:t>
      </w:r>
      <w:r w:rsidR="000B5F93">
        <w:t>P</w:t>
      </w:r>
      <w:r w:rsidRPr="00814AD1">
        <w:t xml:space="preserve">erusahaan </w:t>
      </w:r>
      <w:proofErr w:type="spellStart"/>
      <w:r w:rsidRPr="00814AD1">
        <w:t>dalam</w:t>
      </w:r>
      <w:proofErr w:type="spellEnd"/>
      <w:r w:rsidRPr="00814AD1">
        <w:t xml:space="preserve"> </w:t>
      </w:r>
      <w:proofErr w:type="spellStart"/>
      <w:r w:rsidRPr="00814AD1">
        <w:t>lingkup</w:t>
      </w:r>
      <w:proofErr w:type="spellEnd"/>
      <w:r w:rsidRPr="00814AD1">
        <w:t xml:space="preserve"> </w:t>
      </w:r>
      <w:proofErr w:type="spellStart"/>
      <w:r w:rsidR="00B567F3" w:rsidRPr="00814AD1">
        <w:t>kerja</w:t>
      </w:r>
      <w:proofErr w:type="spellEnd"/>
      <w:r w:rsidR="00B567F3" w:rsidRPr="00814AD1">
        <w:t xml:space="preserve"> </w:t>
      </w:r>
      <w:proofErr w:type="spellStart"/>
      <w:r w:rsidRPr="00814AD1">
        <w:t>sebagaimana</w:t>
      </w:r>
      <w:proofErr w:type="spellEnd"/>
      <w:r w:rsidRPr="00814AD1">
        <w:t xml:space="preserve"> yang </w:t>
      </w:r>
      <w:proofErr w:type="spellStart"/>
      <w:r w:rsidRPr="00814AD1">
        <w:t>disebutkan</w:t>
      </w:r>
      <w:proofErr w:type="spellEnd"/>
      <w:r w:rsidR="001F4C3D" w:rsidRPr="00814AD1">
        <w:t xml:space="preserve"> di</w:t>
      </w:r>
      <w:r w:rsidRPr="00814AD1">
        <w:t xml:space="preserve"> </w:t>
      </w:r>
      <w:proofErr w:type="spellStart"/>
      <w:r w:rsidRPr="00814AD1">
        <w:t>dalam</w:t>
      </w:r>
      <w:proofErr w:type="spellEnd"/>
      <w:r w:rsidRPr="00814AD1">
        <w:t xml:space="preserve"> </w:t>
      </w:r>
      <w:proofErr w:type="spellStart"/>
      <w:r w:rsidRPr="00814AD1">
        <w:t>izin</w:t>
      </w:r>
      <w:proofErr w:type="spellEnd"/>
      <w:r w:rsidRPr="00814AD1">
        <w:t xml:space="preserve"> yang </w:t>
      </w:r>
      <w:proofErr w:type="spellStart"/>
      <w:r w:rsidRPr="00814AD1">
        <w:t>dipegang</w:t>
      </w:r>
      <w:proofErr w:type="spellEnd"/>
      <w:r w:rsidRPr="00814AD1">
        <w:t xml:space="preserve"> </w:t>
      </w:r>
      <w:r w:rsidR="000B5F93">
        <w:t>oleh P</w:t>
      </w:r>
      <w:r w:rsidRPr="00814AD1">
        <w:t>erusahaan.</w:t>
      </w:r>
    </w:p>
    <w:p w14:paraId="3A22D7DD" w14:textId="77777777" w:rsidR="00640C20" w:rsidRPr="00814AD1" w:rsidRDefault="006554FE" w:rsidP="000B5F93">
      <w:pPr>
        <w:pStyle w:val="Heading1"/>
        <w:numPr>
          <w:ilvl w:val="0"/>
          <w:numId w:val="1"/>
        </w:numPr>
        <w:tabs>
          <w:tab w:val="left" w:pos="720"/>
        </w:tabs>
        <w:spacing w:line="276" w:lineRule="auto"/>
        <w:ind w:left="734" w:hanging="547"/>
        <w:rPr>
          <w:w w:val="105"/>
          <w:sz w:val="22"/>
          <w:szCs w:val="20"/>
        </w:rPr>
      </w:pPr>
      <w:proofErr w:type="spellStart"/>
      <w:r>
        <w:rPr>
          <w:w w:val="105"/>
          <w:sz w:val="22"/>
          <w:szCs w:val="20"/>
        </w:rPr>
        <w:t>Kebijakan</w:t>
      </w:r>
      <w:proofErr w:type="spellEnd"/>
      <w:r>
        <w:rPr>
          <w:w w:val="105"/>
          <w:sz w:val="22"/>
          <w:szCs w:val="20"/>
        </w:rPr>
        <w:t xml:space="preserve"> </w:t>
      </w:r>
      <w:proofErr w:type="spellStart"/>
      <w:r>
        <w:rPr>
          <w:w w:val="105"/>
          <w:sz w:val="22"/>
          <w:szCs w:val="20"/>
        </w:rPr>
        <w:t>Keselamatan</w:t>
      </w:r>
      <w:proofErr w:type="spellEnd"/>
      <w:r>
        <w:rPr>
          <w:w w:val="105"/>
          <w:sz w:val="22"/>
          <w:szCs w:val="20"/>
        </w:rPr>
        <w:t xml:space="preserve"> </w:t>
      </w:r>
      <w:proofErr w:type="spellStart"/>
      <w:r>
        <w:rPr>
          <w:w w:val="105"/>
          <w:sz w:val="22"/>
          <w:szCs w:val="20"/>
        </w:rPr>
        <w:t>Pertambangan</w:t>
      </w:r>
      <w:proofErr w:type="spellEnd"/>
      <w:r>
        <w:rPr>
          <w:w w:val="105"/>
          <w:sz w:val="22"/>
          <w:szCs w:val="20"/>
        </w:rPr>
        <w:t xml:space="preserve">, </w:t>
      </w:r>
      <w:proofErr w:type="spellStart"/>
      <w:r>
        <w:rPr>
          <w:w w:val="105"/>
          <w:sz w:val="22"/>
          <w:szCs w:val="20"/>
        </w:rPr>
        <w:t>Lingkungan</w:t>
      </w:r>
      <w:proofErr w:type="spellEnd"/>
      <w:r>
        <w:rPr>
          <w:w w:val="105"/>
          <w:sz w:val="22"/>
          <w:szCs w:val="20"/>
        </w:rPr>
        <w:t xml:space="preserve"> dan </w:t>
      </w:r>
      <w:proofErr w:type="spellStart"/>
      <w:r>
        <w:rPr>
          <w:w w:val="105"/>
          <w:sz w:val="22"/>
          <w:szCs w:val="20"/>
        </w:rPr>
        <w:t>Mutu</w:t>
      </w:r>
      <w:proofErr w:type="spellEnd"/>
      <w:r>
        <w:rPr>
          <w:w w:val="105"/>
          <w:sz w:val="22"/>
          <w:szCs w:val="20"/>
        </w:rPr>
        <w:t xml:space="preserve"> </w:t>
      </w:r>
    </w:p>
    <w:p w14:paraId="65C0058F" w14:textId="77777777" w:rsidR="009F4D7E" w:rsidRPr="00814AD1" w:rsidRDefault="004A6D00" w:rsidP="000B5F93">
      <w:pPr>
        <w:pStyle w:val="BodyText"/>
        <w:spacing w:after="120" w:line="276" w:lineRule="auto"/>
        <w:ind w:left="720"/>
        <w:jc w:val="both"/>
      </w:pPr>
      <w:r w:rsidRPr="00814AD1">
        <w:t>SIS</w:t>
      </w:r>
      <w:r w:rsidR="007134EA" w:rsidRPr="00814AD1">
        <w:t xml:space="preserve"> </w:t>
      </w:r>
      <w:proofErr w:type="spellStart"/>
      <w:r w:rsidR="007134EA" w:rsidRPr="00814AD1">
        <w:t>menetapkan</w:t>
      </w:r>
      <w:proofErr w:type="spellEnd"/>
      <w:r w:rsidR="007134EA" w:rsidRPr="00814AD1">
        <w:t xml:space="preserve"> </w:t>
      </w:r>
      <w:proofErr w:type="spellStart"/>
      <w:r w:rsidR="007134EA" w:rsidRPr="00814AD1">
        <w:t>kebijakan</w:t>
      </w:r>
      <w:proofErr w:type="spellEnd"/>
      <w:r w:rsidR="007134EA" w:rsidRPr="00814AD1">
        <w:t xml:space="preserve"> </w:t>
      </w:r>
      <w:proofErr w:type="spellStart"/>
      <w:r w:rsidR="007134EA" w:rsidRPr="00814AD1">
        <w:t>Keselamatan</w:t>
      </w:r>
      <w:proofErr w:type="spellEnd"/>
      <w:r w:rsidR="007134EA" w:rsidRPr="00814AD1">
        <w:t xml:space="preserve"> </w:t>
      </w:r>
      <w:proofErr w:type="spellStart"/>
      <w:r w:rsidR="007134EA" w:rsidRPr="00814AD1">
        <w:t>Pertambangan</w:t>
      </w:r>
      <w:proofErr w:type="spellEnd"/>
      <w:r w:rsidR="007134EA" w:rsidRPr="00814AD1">
        <w:t xml:space="preserve">, </w:t>
      </w:r>
      <w:proofErr w:type="spellStart"/>
      <w:r w:rsidR="007134EA" w:rsidRPr="00814AD1">
        <w:t>Lingkungan</w:t>
      </w:r>
      <w:proofErr w:type="spellEnd"/>
      <w:r w:rsidR="007134EA" w:rsidRPr="00814AD1">
        <w:t xml:space="preserve">, dan </w:t>
      </w:r>
      <w:proofErr w:type="spellStart"/>
      <w:r w:rsidR="007134EA" w:rsidRPr="00814AD1">
        <w:t>Mutu</w:t>
      </w:r>
      <w:proofErr w:type="spellEnd"/>
      <w:r w:rsidR="007134EA" w:rsidRPr="00814AD1">
        <w:t xml:space="preserve"> yang </w:t>
      </w:r>
      <w:proofErr w:type="spellStart"/>
      <w:r w:rsidR="007134EA" w:rsidRPr="00814AD1">
        <w:t>di</w:t>
      </w:r>
      <w:r w:rsidR="004E11EC" w:rsidRPr="00814AD1">
        <w:t>tetapkan</w:t>
      </w:r>
      <w:proofErr w:type="spellEnd"/>
      <w:r w:rsidR="004E11EC" w:rsidRPr="00814AD1">
        <w:t xml:space="preserve"> oleh </w:t>
      </w:r>
      <w:proofErr w:type="spellStart"/>
      <w:r w:rsidR="004E11EC" w:rsidRPr="00814AD1">
        <w:t>Presiden</w:t>
      </w:r>
      <w:proofErr w:type="spellEnd"/>
      <w:r w:rsidR="004E11EC" w:rsidRPr="00814AD1">
        <w:t xml:space="preserve"> </w:t>
      </w:r>
      <w:proofErr w:type="spellStart"/>
      <w:r w:rsidR="004E11EC" w:rsidRPr="00814AD1">
        <w:t>Direktur</w:t>
      </w:r>
      <w:proofErr w:type="spellEnd"/>
      <w:r w:rsidR="004E11EC" w:rsidRPr="00814AD1">
        <w:t xml:space="preserve"> </w:t>
      </w:r>
      <w:proofErr w:type="spellStart"/>
      <w:r w:rsidR="004E11EC" w:rsidRPr="00814AD1">
        <w:t>dengan</w:t>
      </w:r>
      <w:proofErr w:type="spellEnd"/>
      <w:r w:rsidR="004E11EC" w:rsidRPr="00814AD1">
        <w:t xml:space="preserve"> </w:t>
      </w:r>
      <w:r w:rsidR="000B5AA5" w:rsidRPr="00814AD1">
        <w:t xml:space="preserve">inti </w:t>
      </w:r>
      <w:proofErr w:type="spellStart"/>
      <w:r w:rsidR="000B5AA5" w:rsidRPr="00814AD1">
        <w:t>komitmen</w:t>
      </w:r>
      <w:proofErr w:type="spellEnd"/>
      <w:r w:rsidR="000B5AA5" w:rsidRPr="00814AD1">
        <w:t xml:space="preserve"> </w:t>
      </w:r>
      <w:proofErr w:type="spellStart"/>
      <w:r w:rsidR="000B5AA5" w:rsidRPr="00814AD1">
        <w:t>mencakup</w:t>
      </w:r>
      <w:proofErr w:type="spellEnd"/>
      <w:r w:rsidR="000B5F93">
        <w:t xml:space="preserve"> </w:t>
      </w:r>
      <w:proofErr w:type="spellStart"/>
      <w:r w:rsidR="000B5F93">
        <w:t>sebagai</w:t>
      </w:r>
      <w:proofErr w:type="spellEnd"/>
      <w:r w:rsidR="000B5F93">
        <w:t xml:space="preserve"> </w:t>
      </w:r>
      <w:proofErr w:type="spellStart"/>
      <w:r w:rsidR="000B5F93">
        <w:t>berikut</w:t>
      </w:r>
      <w:proofErr w:type="spellEnd"/>
      <w:r w:rsidR="000B5AA5" w:rsidRPr="00814AD1">
        <w:t>:</w:t>
      </w:r>
    </w:p>
    <w:p w14:paraId="12A23BB5" w14:textId="77777777" w:rsidR="004E11EC" w:rsidRPr="00814AD1" w:rsidRDefault="000B5AA5" w:rsidP="000B5F93">
      <w:pPr>
        <w:pStyle w:val="BodyText"/>
        <w:numPr>
          <w:ilvl w:val="0"/>
          <w:numId w:val="19"/>
        </w:numPr>
        <w:spacing w:after="120" w:line="276" w:lineRule="auto"/>
        <w:jc w:val="both"/>
      </w:pPr>
      <w:proofErr w:type="spellStart"/>
      <w:r w:rsidRPr="00814AD1">
        <w:t>Kepatuhan</w:t>
      </w:r>
      <w:proofErr w:type="spellEnd"/>
      <w:r w:rsidRPr="00814AD1">
        <w:t xml:space="preserve"> </w:t>
      </w:r>
      <w:proofErr w:type="spellStart"/>
      <w:r w:rsidRPr="00814AD1">
        <w:t>atas</w:t>
      </w:r>
      <w:proofErr w:type="spellEnd"/>
      <w:r w:rsidRPr="00814AD1">
        <w:t xml:space="preserve"> </w:t>
      </w:r>
      <w:proofErr w:type="spellStart"/>
      <w:r w:rsidRPr="00814AD1">
        <w:t>pemenuhan</w:t>
      </w:r>
      <w:proofErr w:type="spellEnd"/>
      <w:r w:rsidRPr="00814AD1">
        <w:t xml:space="preserve"> </w:t>
      </w:r>
      <w:proofErr w:type="spellStart"/>
      <w:r w:rsidRPr="00814AD1">
        <w:t>peraturan</w:t>
      </w:r>
      <w:proofErr w:type="spellEnd"/>
      <w:r w:rsidRPr="00814AD1">
        <w:t xml:space="preserve"> </w:t>
      </w:r>
      <w:proofErr w:type="spellStart"/>
      <w:r w:rsidRPr="00814AD1">
        <w:t>perundang</w:t>
      </w:r>
      <w:r w:rsidR="000B5F93">
        <w:t>-</w:t>
      </w:r>
      <w:r w:rsidRPr="00814AD1">
        <w:t>undangan</w:t>
      </w:r>
      <w:proofErr w:type="spellEnd"/>
      <w:r w:rsidR="00401345" w:rsidRPr="00814AD1">
        <w:t>.</w:t>
      </w:r>
    </w:p>
    <w:p w14:paraId="74D952C9" w14:textId="77777777" w:rsidR="000B5AA5" w:rsidRPr="00814AD1" w:rsidRDefault="000B5AA5" w:rsidP="000B5F93">
      <w:pPr>
        <w:pStyle w:val="BodyText"/>
        <w:numPr>
          <w:ilvl w:val="0"/>
          <w:numId w:val="19"/>
        </w:numPr>
        <w:spacing w:after="120" w:line="276" w:lineRule="auto"/>
        <w:jc w:val="both"/>
      </w:pPr>
      <w:proofErr w:type="spellStart"/>
      <w:r w:rsidRPr="00814AD1">
        <w:t>Upaya</w:t>
      </w:r>
      <w:proofErr w:type="spellEnd"/>
      <w:r w:rsidRPr="00814AD1">
        <w:t xml:space="preserve"> </w:t>
      </w:r>
      <w:proofErr w:type="spellStart"/>
      <w:r w:rsidRPr="00814AD1">
        <w:t>mempertahankan</w:t>
      </w:r>
      <w:proofErr w:type="spellEnd"/>
      <w:r w:rsidRPr="00814AD1">
        <w:t xml:space="preserve"> </w:t>
      </w:r>
      <w:proofErr w:type="spellStart"/>
      <w:r w:rsidRPr="00814AD1">
        <w:t>kepuasan</w:t>
      </w:r>
      <w:proofErr w:type="spellEnd"/>
      <w:r w:rsidRPr="00814AD1">
        <w:t xml:space="preserve"> </w:t>
      </w:r>
      <w:r w:rsidR="00616318" w:rsidRPr="00814AD1">
        <w:t xml:space="preserve">dan </w:t>
      </w:r>
      <w:proofErr w:type="spellStart"/>
      <w:r w:rsidR="00616318" w:rsidRPr="00814AD1">
        <w:t>memberikan</w:t>
      </w:r>
      <w:proofErr w:type="spellEnd"/>
      <w:r w:rsidR="00616318" w:rsidRPr="00814AD1">
        <w:t xml:space="preserve"> </w:t>
      </w:r>
      <w:proofErr w:type="spellStart"/>
      <w:r w:rsidR="00616318" w:rsidRPr="00814AD1">
        <w:t>nilai</w:t>
      </w:r>
      <w:proofErr w:type="spellEnd"/>
      <w:r w:rsidR="00616318" w:rsidRPr="00814AD1">
        <w:t xml:space="preserve"> </w:t>
      </w:r>
      <w:proofErr w:type="spellStart"/>
      <w:r w:rsidR="00616318" w:rsidRPr="00814AD1">
        <w:t>tambah</w:t>
      </w:r>
      <w:proofErr w:type="spellEnd"/>
      <w:r w:rsidR="00616318" w:rsidRPr="00814AD1">
        <w:t xml:space="preserve"> </w:t>
      </w:r>
      <w:proofErr w:type="spellStart"/>
      <w:r w:rsidR="00616318" w:rsidRPr="00814AD1">
        <w:t>bagi</w:t>
      </w:r>
      <w:proofErr w:type="spellEnd"/>
      <w:r w:rsidR="00616318" w:rsidRPr="00814AD1">
        <w:t xml:space="preserve"> </w:t>
      </w:r>
      <w:proofErr w:type="spellStart"/>
      <w:r w:rsidR="00616318" w:rsidRPr="00814AD1">
        <w:t>pelanggan</w:t>
      </w:r>
      <w:proofErr w:type="spellEnd"/>
      <w:r w:rsidR="00401345" w:rsidRPr="00814AD1">
        <w:t>.</w:t>
      </w:r>
    </w:p>
    <w:p w14:paraId="5049E686" w14:textId="77777777" w:rsidR="000B5AA5" w:rsidRPr="00814AD1" w:rsidRDefault="000B5AA5" w:rsidP="000B5F93">
      <w:pPr>
        <w:pStyle w:val="BodyText"/>
        <w:numPr>
          <w:ilvl w:val="0"/>
          <w:numId w:val="19"/>
        </w:numPr>
        <w:spacing w:after="120" w:line="276" w:lineRule="auto"/>
        <w:jc w:val="both"/>
      </w:pPr>
      <w:proofErr w:type="spellStart"/>
      <w:r w:rsidRPr="00814AD1">
        <w:t>Pelaksanaan</w:t>
      </w:r>
      <w:proofErr w:type="spellEnd"/>
      <w:r w:rsidRPr="00814AD1">
        <w:t xml:space="preserve"> </w:t>
      </w:r>
      <w:proofErr w:type="spellStart"/>
      <w:r w:rsidRPr="00814AD1">
        <w:t>upaya</w:t>
      </w:r>
      <w:proofErr w:type="spellEnd"/>
      <w:r w:rsidRPr="00814AD1">
        <w:t xml:space="preserve"> K3 </w:t>
      </w:r>
      <w:proofErr w:type="spellStart"/>
      <w:r w:rsidRPr="00814AD1">
        <w:t>Pertambangan</w:t>
      </w:r>
      <w:proofErr w:type="spellEnd"/>
      <w:r w:rsidRPr="00814AD1">
        <w:t xml:space="preserve"> </w:t>
      </w:r>
      <w:proofErr w:type="spellStart"/>
      <w:r w:rsidRPr="00814AD1">
        <w:t>secara</w:t>
      </w:r>
      <w:proofErr w:type="spellEnd"/>
      <w:r w:rsidRPr="00814AD1">
        <w:t xml:space="preserve"> </w:t>
      </w:r>
      <w:proofErr w:type="spellStart"/>
      <w:r w:rsidRPr="00814AD1">
        <w:t>konsisten</w:t>
      </w:r>
      <w:proofErr w:type="spellEnd"/>
      <w:r w:rsidRPr="00814AD1">
        <w:t xml:space="preserve"> </w:t>
      </w:r>
      <w:proofErr w:type="spellStart"/>
      <w:r w:rsidRPr="00814AD1">
        <w:t>untuk</w:t>
      </w:r>
      <w:proofErr w:type="spellEnd"/>
      <w:r w:rsidRPr="00814AD1">
        <w:t xml:space="preserve"> </w:t>
      </w:r>
      <w:proofErr w:type="spellStart"/>
      <w:r w:rsidRPr="00814AD1">
        <w:t>mencapai</w:t>
      </w:r>
      <w:proofErr w:type="spellEnd"/>
      <w:r w:rsidRPr="00814AD1">
        <w:t xml:space="preserve"> </w:t>
      </w:r>
      <w:r w:rsidRPr="00D80E2C">
        <w:rPr>
          <w:i/>
        </w:rPr>
        <w:t>Zero Accident</w:t>
      </w:r>
      <w:r w:rsidR="00BA0B08" w:rsidRPr="00814AD1">
        <w:t xml:space="preserve"> </w:t>
      </w:r>
      <w:proofErr w:type="spellStart"/>
      <w:r w:rsidR="00BA0B08" w:rsidRPr="00814AD1">
        <w:t>dengan</w:t>
      </w:r>
      <w:proofErr w:type="spellEnd"/>
      <w:r w:rsidR="00BA0B08" w:rsidRPr="00814AD1">
        <w:t xml:space="preserve"> </w:t>
      </w:r>
      <w:proofErr w:type="spellStart"/>
      <w:r w:rsidR="00BA0B08" w:rsidRPr="00814AD1">
        <w:t>meniadakan</w:t>
      </w:r>
      <w:proofErr w:type="spellEnd"/>
      <w:r w:rsidR="00BA0B08" w:rsidRPr="00814AD1">
        <w:t xml:space="preserve"> </w:t>
      </w:r>
      <w:proofErr w:type="spellStart"/>
      <w:r w:rsidR="00BA0B08" w:rsidRPr="00814AD1">
        <w:t>kondisi</w:t>
      </w:r>
      <w:proofErr w:type="spellEnd"/>
      <w:r w:rsidR="00BA0B08" w:rsidRPr="00814AD1">
        <w:t xml:space="preserve"> </w:t>
      </w:r>
      <w:proofErr w:type="spellStart"/>
      <w:r w:rsidR="00BA0B08" w:rsidRPr="00814AD1">
        <w:t>tidak</w:t>
      </w:r>
      <w:proofErr w:type="spellEnd"/>
      <w:r w:rsidR="00BA0B08" w:rsidRPr="00814AD1">
        <w:t xml:space="preserve"> </w:t>
      </w:r>
      <w:proofErr w:type="spellStart"/>
      <w:r w:rsidR="00BA0B08" w:rsidRPr="00814AD1">
        <w:t>aman</w:t>
      </w:r>
      <w:proofErr w:type="spellEnd"/>
      <w:r w:rsidR="00BA0B08" w:rsidRPr="00814AD1">
        <w:t xml:space="preserve">, </w:t>
      </w:r>
      <w:proofErr w:type="spellStart"/>
      <w:r w:rsidR="00BA0B08" w:rsidRPr="00814AD1">
        <w:t>tindakan</w:t>
      </w:r>
      <w:proofErr w:type="spellEnd"/>
      <w:r w:rsidR="00BA0B08" w:rsidRPr="00814AD1">
        <w:t xml:space="preserve"> </w:t>
      </w:r>
      <w:proofErr w:type="spellStart"/>
      <w:r w:rsidR="00BA0B08" w:rsidRPr="00814AD1">
        <w:t>tidak</w:t>
      </w:r>
      <w:proofErr w:type="spellEnd"/>
      <w:r w:rsidR="00BA0B08" w:rsidRPr="00814AD1">
        <w:t xml:space="preserve"> </w:t>
      </w:r>
      <w:proofErr w:type="spellStart"/>
      <w:r w:rsidR="00BA0B08" w:rsidRPr="00814AD1">
        <w:t>aman</w:t>
      </w:r>
      <w:proofErr w:type="spellEnd"/>
      <w:r w:rsidR="00BA0B08" w:rsidRPr="00814AD1">
        <w:t xml:space="preserve">, dan </w:t>
      </w:r>
      <w:proofErr w:type="spellStart"/>
      <w:r w:rsidR="00BA0B08" w:rsidRPr="00814AD1">
        <w:t>budaya</w:t>
      </w:r>
      <w:proofErr w:type="spellEnd"/>
      <w:r w:rsidR="00BA0B08" w:rsidRPr="00814AD1">
        <w:t xml:space="preserve"> 5R</w:t>
      </w:r>
      <w:r w:rsidR="00401345" w:rsidRPr="00814AD1">
        <w:t>.</w:t>
      </w:r>
    </w:p>
    <w:p w14:paraId="3E1D861C" w14:textId="77777777" w:rsidR="000B5AA5" w:rsidRPr="00814AD1" w:rsidRDefault="000B5AA5" w:rsidP="000B5F93">
      <w:pPr>
        <w:pStyle w:val="BodyText"/>
        <w:numPr>
          <w:ilvl w:val="0"/>
          <w:numId w:val="19"/>
        </w:numPr>
        <w:spacing w:after="120" w:line="276" w:lineRule="auto"/>
        <w:jc w:val="both"/>
      </w:pPr>
      <w:proofErr w:type="spellStart"/>
      <w:r w:rsidRPr="00814AD1">
        <w:t>Pelaksanaan</w:t>
      </w:r>
      <w:proofErr w:type="spellEnd"/>
      <w:r w:rsidRPr="00814AD1">
        <w:t xml:space="preserve"> </w:t>
      </w:r>
      <w:proofErr w:type="spellStart"/>
      <w:r w:rsidRPr="00814AD1">
        <w:t>upaya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 </w:t>
      </w:r>
      <w:proofErr w:type="spellStart"/>
      <w:r w:rsidRPr="00814AD1">
        <w:t>Operasi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</w:t>
      </w:r>
      <w:proofErr w:type="spellStart"/>
      <w:r w:rsidRPr="00814AD1">
        <w:t>melaksanakan</w:t>
      </w:r>
      <w:proofErr w:type="spellEnd"/>
      <w:r w:rsidRPr="00814AD1">
        <w:t xml:space="preserve"> </w:t>
      </w:r>
      <w:r w:rsidRPr="00D80E2C">
        <w:rPr>
          <w:i/>
        </w:rPr>
        <w:t>Good Mining Practice,</w:t>
      </w:r>
      <w:r w:rsidRPr="00814AD1">
        <w:t xml:space="preserve"> </w:t>
      </w:r>
      <w:proofErr w:type="spellStart"/>
      <w:r w:rsidRPr="00814AD1">
        <w:t>perawatan</w:t>
      </w:r>
      <w:proofErr w:type="spellEnd"/>
      <w:r w:rsidRPr="00814AD1">
        <w:t xml:space="preserve"> dan </w:t>
      </w:r>
      <w:proofErr w:type="spellStart"/>
      <w:r w:rsidRPr="00814AD1">
        <w:t>pemeliharaan</w:t>
      </w:r>
      <w:proofErr w:type="spellEnd"/>
      <w:r w:rsidRPr="00814AD1">
        <w:t xml:space="preserve"> </w:t>
      </w:r>
      <w:proofErr w:type="spellStart"/>
      <w:r w:rsidRPr="00814AD1">
        <w:t>sarana</w:t>
      </w:r>
      <w:proofErr w:type="spellEnd"/>
      <w:r w:rsidRPr="00814AD1">
        <w:t xml:space="preserve">, </w:t>
      </w:r>
      <w:proofErr w:type="spellStart"/>
      <w:r w:rsidRPr="00814AD1">
        <w:t>prasarana</w:t>
      </w:r>
      <w:proofErr w:type="spellEnd"/>
      <w:r w:rsidRPr="00814AD1">
        <w:t xml:space="preserve">, </w:t>
      </w:r>
      <w:proofErr w:type="spellStart"/>
      <w:r w:rsidRPr="00814AD1">
        <w:t>peralatan</w:t>
      </w:r>
      <w:proofErr w:type="spellEnd"/>
      <w:r w:rsidRPr="00814AD1">
        <w:t xml:space="preserve">, </w:t>
      </w:r>
      <w:proofErr w:type="spellStart"/>
      <w:r w:rsidRPr="00814AD1">
        <w:t>instalasi</w:t>
      </w:r>
      <w:proofErr w:type="spellEnd"/>
      <w:r w:rsidRPr="00814AD1">
        <w:t xml:space="preserve"> dan </w:t>
      </w:r>
      <w:proofErr w:type="spellStart"/>
      <w:r w:rsidRPr="00814AD1">
        <w:t>sistem</w:t>
      </w:r>
      <w:proofErr w:type="spellEnd"/>
      <w:r w:rsidRPr="00814AD1">
        <w:t xml:space="preserve"> </w:t>
      </w:r>
      <w:proofErr w:type="spellStart"/>
      <w:r w:rsidRPr="00814AD1">
        <w:t>pengamannya</w:t>
      </w:r>
      <w:proofErr w:type="spellEnd"/>
      <w:r w:rsidRPr="00814AD1">
        <w:t xml:space="preserve">, </w:t>
      </w:r>
      <w:proofErr w:type="spellStart"/>
      <w:r w:rsidRPr="00814AD1">
        <w:t>serta</w:t>
      </w:r>
      <w:proofErr w:type="spellEnd"/>
      <w:r w:rsidRPr="00814AD1">
        <w:t xml:space="preserve"> </w:t>
      </w:r>
      <w:proofErr w:type="spellStart"/>
      <w:r w:rsidRPr="00814AD1">
        <w:t>pemenuhan</w:t>
      </w:r>
      <w:proofErr w:type="spellEnd"/>
      <w:r w:rsidRPr="00814AD1">
        <w:t xml:space="preserve"> </w:t>
      </w:r>
      <w:proofErr w:type="spellStart"/>
      <w:r w:rsidRPr="00814AD1">
        <w:t>kompetensi</w:t>
      </w:r>
      <w:proofErr w:type="spellEnd"/>
      <w:r w:rsidRPr="00814AD1">
        <w:t xml:space="preserve"> </w:t>
      </w:r>
      <w:proofErr w:type="spellStart"/>
      <w:r w:rsidRPr="00814AD1">
        <w:t>tenaga</w:t>
      </w:r>
      <w:proofErr w:type="spellEnd"/>
      <w:r w:rsidRPr="00814AD1">
        <w:t xml:space="preserve"> </w:t>
      </w:r>
      <w:proofErr w:type="spellStart"/>
      <w:r w:rsidRPr="00814AD1">
        <w:t>teknis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="00401345" w:rsidRPr="00814AD1">
        <w:t>.</w:t>
      </w:r>
    </w:p>
    <w:p w14:paraId="0DAEBB70" w14:textId="77777777" w:rsidR="00616318" w:rsidRPr="00814AD1" w:rsidRDefault="00616318" w:rsidP="000B5F93">
      <w:pPr>
        <w:pStyle w:val="BodyText"/>
        <w:numPr>
          <w:ilvl w:val="0"/>
          <w:numId w:val="19"/>
        </w:numPr>
        <w:spacing w:after="120" w:line="276" w:lineRule="auto"/>
        <w:jc w:val="both"/>
      </w:pPr>
      <w:proofErr w:type="spellStart"/>
      <w:r w:rsidRPr="00814AD1">
        <w:lastRenderedPageBreak/>
        <w:t>Pelaksanaan</w:t>
      </w:r>
      <w:proofErr w:type="spellEnd"/>
      <w:r w:rsidRPr="00814AD1">
        <w:t xml:space="preserve"> </w:t>
      </w:r>
      <w:proofErr w:type="spellStart"/>
      <w:r w:rsidRPr="00814AD1">
        <w:t>upaya</w:t>
      </w:r>
      <w:proofErr w:type="spellEnd"/>
      <w:r w:rsidRPr="00814AD1">
        <w:t xml:space="preserve"> </w:t>
      </w:r>
      <w:proofErr w:type="spellStart"/>
      <w:r w:rsidRPr="00814AD1">
        <w:t>pemeliharaan</w:t>
      </w:r>
      <w:proofErr w:type="spellEnd"/>
      <w:r w:rsidRPr="00814AD1">
        <w:t xml:space="preserve"> </w:t>
      </w:r>
      <w:proofErr w:type="spellStart"/>
      <w:r w:rsidRPr="00814AD1">
        <w:t>kesehatan</w:t>
      </w:r>
      <w:proofErr w:type="spellEnd"/>
      <w:r w:rsidRPr="00814AD1">
        <w:t xml:space="preserve"> </w:t>
      </w:r>
      <w:proofErr w:type="spellStart"/>
      <w:r w:rsidRPr="00814AD1">
        <w:t>karyawan</w:t>
      </w:r>
      <w:proofErr w:type="spellEnd"/>
      <w:r w:rsidR="00BA0B08" w:rsidRPr="00814AD1">
        <w:t xml:space="preserve">, </w:t>
      </w:r>
      <w:proofErr w:type="spellStart"/>
      <w:r w:rsidR="00BA0B08" w:rsidRPr="00814AD1">
        <w:t>pencegahan</w:t>
      </w:r>
      <w:proofErr w:type="spellEnd"/>
      <w:r w:rsidR="00BA0B08" w:rsidRPr="00814AD1">
        <w:t xml:space="preserve"> </w:t>
      </w:r>
      <w:proofErr w:type="spellStart"/>
      <w:r w:rsidR="00BA0B08" w:rsidRPr="00814AD1">
        <w:t>penyakit</w:t>
      </w:r>
      <w:proofErr w:type="spellEnd"/>
      <w:r w:rsidR="00BA0B08" w:rsidRPr="00814AD1">
        <w:t xml:space="preserve"> </w:t>
      </w:r>
      <w:proofErr w:type="spellStart"/>
      <w:r w:rsidR="00BA0B08" w:rsidRPr="00814AD1">
        <w:t>akibat</w:t>
      </w:r>
      <w:proofErr w:type="spellEnd"/>
      <w:r w:rsidR="00BA0B08" w:rsidRPr="00814AD1">
        <w:t xml:space="preserve"> </w:t>
      </w:r>
      <w:proofErr w:type="spellStart"/>
      <w:r w:rsidR="00BA0B08" w:rsidRPr="00814AD1">
        <w:t>kerja</w:t>
      </w:r>
      <w:proofErr w:type="spellEnd"/>
      <w:r w:rsidR="00BA0B08" w:rsidRPr="00814AD1">
        <w:t xml:space="preserve">, </w:t>
      </w:r>
      <w:proofErr w:type="spellStart"/>
      <w:r w:rsidR="00BA0B08" w:rsidRPr="00814AD1">
        <w:t>pencegahan</w:t>
      </w:r>
      <w:proofErr w:type="spellEnd"/>
      <w:r w:rsidR="00BA0B08" w:rsidRPr="00814AD1">
        <w:t xml:space="preserve"> </w:t>
      </w:r>
      <w:proofErr w:type="spellStart"/>
      <w:r w:rsidR="00BA0B08" w:rsidRPr="00814AD1">
        <w:t>penggunaan</w:t>
      </w:r>
      <w:proofErr w:type="spellEnd"/>
      <w:r w:rsidR="00BA0B08" w:rsidRPr="00814AD1">
        <w:t xml:space="preserve"> NAPZA, dan </w:t>
      </w:r>
      <w:proofErr w:type="spellStart"/>
      <w:r w:rsidR="00BA0B08" w:rsidRPr="00814AD1">
        <w:t>pencegahan</w:t>
      </w:r>
      <w:proofErr w:type="spellEnd"/>
      <w:r w:rsidR="00BA0B08" w:rsidRPr="00814AD1">
        <w:t xml:space="preserve"> </w:t>
      </w:r>
      <w:proofErr w:type="spellStart"/>
      <w:r w:rsidR="00BA0B08" w:rsidRPr="00814AD1">
        <w:t>penularan</w:t>
      </w:r>
      <w:proofErr w:type="spellEnd"/>
      <w:r w:rsidR="00BA0B08" w:rsidRPr="00814AD1">
        <w:t xml:space="preserve"> HIV/AIDS di </w:t>
      </w:r>
      <w:proofErr w:type="spellStart"/>
      <w:r w:rsidR="00BA0B08" w:rsidRPr="00814AD1">
        <w:t>tempat</w:t>
      </w:r>
      <w:proofErr w:type="spellEnd"/>
      <w:r w:rsidR="00BA0B08" w:rsidRPr="00814AD1">
        <w:t xml:space="preserve"> </w:t>
      </w:r>
      <w:proofErr w:type="spellStart"/>
      <w:r w:rsidR="00BA0B08" w:rsidRPr="00814AD1">
        <w:t>kerja</w:t>
      </w:r>
      <w:proofErr w:type="spellEnd"/>
      <w:r w:rsidR="00401345" w:rsidRPr="00814AD1">
        <w:t>.</w:t>
      </w:r>
    </w:p>
    <w:p w14:paraId="0359744F" w14:textId="77777777" w:rsidR="00BA0B08" w:rsidRPr="00814AD1" w:rsidRDefault="00102C36" w:rsidP="000B5F93">
      <w:pPr>
        <w:pStyle w:val="BodyText"/>
        <w:numPr>
          <w:ilvl w:val="0"/>
          <w:numId w:val="19"/>
        </w:numPr>
        <w:spacing w:after="120" w:line="276" w:lineRule="auto"/>
        <w:jc w:val="both"/>
      </w:pPr>
      <w:proofErr w:type="spellStart"/>
      <w:r w:rsidRPr="00814AD1">
        <w:t>Kepedulian</w:t>
      </w:r>
      <w:proofErr w:type="spellEnd"/>
      <w:r w:rsidRPr="00814AD1">
        <w:t xml:space="preserve"> </w:t>
      </w:r>
      <w:proofErr w:type="spellStart"/>
      <w:r w:rsidRPr="00814AD1">
        <w:t>lingkungan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</w:t>
      </w:r>
      <w:proofErr w:type="spellStart"/>
      <w:r w:rsidRPr="00814AD1">
        <w:t>identifikasi</w:t>
      </w:r>
      <w:proofErr w:type="spellEnd"/>
      <w:r w:rsidRPr="00814AD1">
        <w:t xml:space="preserve"> </w:t>
      </w:r>
      <w:proofErr w:type="spellStart"/>
      <w:r w:rsidRPr="00814AD1">
        <w:t>aspek</w:t>
      </w:r>
      <w:proofErr w:type="spellEnd"/>
      <w:r w:rsidRPr="00814AD1">
        <w:t xml:space="preserve"> dan </w:t>
      </w:r>
      <w:proofErr w:type="spellStart"/>
      <w:r w:rsidRPr="00814AD1">
        <w:t>pengendalian</w:t>
      </w:r>
      <w:proofErr w:type="spellEnd"/>
      <w:r w:rsidRPr="00814AD1">
        <w:t xml:space="preserve"> </w:t>
      </w:r>
      <w:proofErr w:type="spellStart"/>
      <w:r w:rsidRPr="00814AD1">
        <w:t>dampak</w:t>
      </w:r>
      <w:proofErr w:type="spellEnd"/>
      <w:r w:rsidRPr="00814AD1">
        <w:t xml:space="preserve"> </w:t>
      </w:r>
      <w:proofErr w:type="spellStart"/>
      <w:r w:rsidRPr="00814AD1">
        <w:t>lingkungan</w:t>
      </w:r>
      <w:proofErr w:type="spellEnd"/>
      <w:r w:rsidRPr="00814AD1">
        <w:t xml:space="preserve">, </w:t>
      </w:r>
      <w:proofErr w:type="spellStart"/>
      <w:r w:rsidRPr="00814AD1">
        <w:t>memelihara</w:t>
      </w:r>
      <w:proofErr w:type="spellEnd"/>
      <w:r w:rsidRPr="00814AD1">
        <w:t xml:space="preserve"> </w:t>
      </w:r>
      <w:proofErr w:type="spellStart"/>
      <w:r w:rsidRPr="00814AD1">
        <w:t>sumberdaya</w:t>
      </w:r>
      <w:proofErr w:type="spellEnd"/>
      <w:r w:rsidRPr="00814AD1">
        <w:t xml:space="preserve"> </w:t>
      </w:r>
      <w:proofErr w:type="spellStart"/>
      <w:r w:rsidRPr="00814AD1">
        <w:t>alam</w:t>
      </w:r>
      <w:proofErr w:type="spellEnd"/>
      <w:r w:rsidRPr="00814AD1">
        <w:t xml:space="preserve">, </w:t>
      </w:r>
      <w:proofErr w:type="spellStart"/>
      <w:r w:rsidRPr="00814AD1">
        <w:t>mengurangi</w:t>
      </w:r>
      <w:proofErr w:type="spellEnd"/>
      <w:r w:rsidRPr="00814AD1">
        <w:t xml:space="preserve"> </w:t>
      </w:r>
      <w:proofErr w:type="spellStart"/>
      <w:r w:rsidRPr="00814AD1">
        <w:t>limbah</w:t>
      </w:r>
      <w:proofErr w:type="spellEnd"/>
      <w:r w:rsidRPr="00814AD1">
        <w:t xml:space="preserve">, </w:t>
      </w:r>
      <w:proofErr w:type="spellStart"/>
      <w:r w:rsidRPr="00814AD1">
        <w:t>mencegah</w:t>
      </w:r>
      <w:proofErr w:type="spellEnd"/>
      <w:r w:rsidRPr="00814AD1">
        <w:t xml:space="preserve"> </w:t>
      </w:r>
      <w:proofErr w:type="spellStart"/>
      <w:r w:rsidRPr="00814AD1">
        <w:t>polusi</w:t>
      </w:r>
      <w:proofErr w:type="spellEnd"/>
      <w:r w:rsidRPr="00814AD1">
        <w:t xml:space="preserve"> dan </w:t>
      </w:r>
      <w:proofErr w:type="spellStart"/>
      <w:r w:rsidRPr="00814AD1">
        <w:t>insiden</w:t>
      </w:r>
      <w:proofErr w:type="spellEnd"/>
      <w:r w:rsidRPr="00814AD1">
        <w:t xml:space="preserve"> </w:t>
      </w:r>
      <w:proofErr w:type="spellStart"/>
      <w:r w:rsidRPr="00814AD1">
        <w:t>lingkungan</w:t>
      </w:r>
      <w:proofErr w:type="spellEnd"/>
      <w:r w:rsidR="00401345" w:rsidRPr="00814AD1">
        <w:t>.</w:t>
      </w:r>
    </w:p>
    <w:p w14:paraId="19CFAC28" w14:textId="77777777" w:rsidR="00102C36" w:rsidRPr="00814AD1" w:rsidRDefault="00102C36" w:rsidP="000B5F93">
      <w:pPr>
        <w:pStyle w:val="BodyText"/>
        <w:numPr>
          <w:ilvl w:val="0"/>
          <w:numId w:val="19"/>
        </w:numPr>
        <w:spacing w:after="120" w:line="276" w:lineRule="auto"/>
        <w:jc w:val="both"/>
      </w:pPr>
      <w:proofErr w:type="spellStart"/>
      <w:r w:rsidRPr="00814AD1">
        <w:t>Peningkatan</w:t>
      </w:r>
      <w:proofErr w:type="spellEnd"/>
      <w:r w:rsidRPr="00814AD1">
        <w:t xml:space="preserve"> </w:t>
      </w:r>
      <w:proofErr w:type="spellStart"/>
      <w:r w:rsidRPr="00814AD1">
        <w:t>manajemen</w:t>
      </w:r>
      <w:proofErr w:type="spellEnd"/>
      <w:r w:rsidRPr="00814AD1">
        <w:t xml:space="preserve"> </w:t>
      </w:r>
      <w:proofErr w:type="spellStart"/>
      <w:r w:rsidRPr="00814AD1">
        <w:t>energi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</w:t>
      </w:r>
      <w:proofErr w:type="spellStart"/>
      <w:r w:rsidRPr="00814AD1">
        <w:t>menyediakan</w:t>
      </w:r>
      <w:proofErr w:type="spellEnd"/>
      <w:r w:rsidRPr="00814AD1">
        <w:t xml:space="preserve"> </w:t>
      </w:r>
      <w:proofErr w:type="spellStart"/>
      <w:r w:rsidRPr="00814AD1">
        <w:t>informasi</w:t>
      </w:r>
      <w:proofErr w:type="spellEnd"/>
      <w:r w:rsidRPr="00814AD1">
        <w:t xml:space="preserve"> dan </w:t>
      </w:r>
      <w:proofErr w:type="spellStart"/>
      <w:r w:rsidRPr="00814AD1">
        <w:t>sumberdaya</w:t>
      </w:r>
      <w:proofErr w:type="spellEnd"/>
      <w:r w:rsidRPr="00814AD1">
        <w:t xml:space="preserve"> yang </w:t>
      </w:r>
      <w:proofErr w:type="spellStart"/>
      <w:r w:rsidRPr="00814AD1">
        <w:t>diperlukan</w:t>
      </w:r>
      <w:proofErr w:type="spellEnd"/>
      <w:r w:rsidRPr="00814AD1">
        <w:t xml:space="preserve"> </w:t>
      </w:r>
      <w:proofErr w:type="spellStart"/>
      <w:r w:rsidRPr="00814AD1">
        <w:t>untu</w:t>
      </w:r>
      <w:r w:rsidR="00443EB4">
        <w:t>k</w:t>
      </w:r>
      <w:proofErr w:type="spellEnd"/>
      <w:r w:rsidR="00443EB4">
        <w:t xml:space="preserve"> </w:t>
      </w:r>
      <w:proofErr w:type="spellStart"/>
      <w:r w:rsidR="00443EB4">
        <w:t>mencapai</w:t>
      </w:r>
      <w:proofErr w:type="spellEnd"/>
      <w:r w:rsidR="00443EB4">
        <w:t xml:space="preserve"> </w:t>
      </w:r>
      <w:proofErr w:type="spellStart"/>
      <w:r w:rsidR="00443EB4">
        <w:t>tujuan</w:t>
      </w:r>
      <w:proofErr w:type="spellEnd"/>
      <w:r w:rsidR="00443EB4">
        <w:t xml:space="preserve"> dan </w:t>
      </w:r>
      <w:proofErr w:type="spellStart"/>
      <w:r w:rsidR="00443EB4">
        <w:t>sasaran</w:t>
      </w:r>
      <w:proofErr w:type="spellEnd"/>
      <w:r w:rsidR="00443EB4">
        <w:t xml:space="preserve"> </w:t>
      </w:r>
      <w:proofErr w:type="spellStart"/>
      <w:r w:rsidR="00443EB4">
        <w:t>kinerja</w:t>
      </w:r>
      <w:proofErr w:type="spellEnd"/>
      <w:r w:rsidR="00443EB4">
        <w:t xml:space="preserve"> </w:t>
      </w:r>
      <w:proofErr w:type="spellStart"/>
      <w:r w:rsidR="00443EB4">
        <w:t>energi</w:t>
      </w:r>
      <w:proofErr w:type="spellEnd"/>
      <w:r w:rsidR="00401345" w:rsidRPr="00814AD1">
        <w:t>.</w:t>
      </w:r>
    </w:p>
    <w:p w14:paraId="4F0C2983" w14:textId="77777777" w:rsidR="00102C36" w:rsidRPr="00814AD1" w:rsidRDefault="00102C36" w:rsidP="000B5F93">
      <w:pPr>
        <w:pStyle w:val="BodyText"/>
        <w:numPr>
          <w:ilvl w:val="0"/>
          <w:numId w:val="19"/>
        </w:numPr>
        <w:spacing w:after="120" w:line="276" w:lineRule="auto"/>
        <w:jc w:val="both"/>
      </w:pPr>
      <w:proofErr w:type="spellStart"/>
      <w:r w:rsidRPr="00814AD1">
        <w:t>Pemberian</w:t>
      </w:r>
      <w:proofErr w:type="spellEnd"/>
      <w:r w:rsidRPr="00814AD1">
        <w:t xml:space="preserve"> </w:t>
      </w:r>
      <w:proofErr w:type="spellStart"/>
      <w:r w:rsidRPr="00814AD1">
        <w:t>pelatihan</w:t>
      </w:r>
      <w:proofErr w:type="spellEnd"/>
      <w:r w:rsidRPr="00814AD1">
        <w:t xml:space="preserve"> dan </w:t>
      </w:r>
      <w:proofErr w:type="spellStart"/>
      <w:r w:rsidRPr="00814AD1">
        <w:t>penyuluhan</w:t>
      </w:r>
      <w:proofErr w:type="spellEnd"/>
      <w:r w:rsidRPr="00814AD1">
        <w:t xml:space="preserve"> </w:t>
      </w:r>
      <w:proofErr w:type="spellStart"/>
      <w:r w:rsidRPr="00814AD1">
        <w:t>serta</w:t>
      </w:r>
      <w:proofErr w:type="spellEnd"/>
      <w:r w:rsidRPr="00814AD1">
        <w:t xml:space="preserve"> </w:t>
      </w:r>
      <w:proofErr w:type="spellStart"/>
      <w:r w:rsidRPr="00814AD1">
        <w:t>penetapan</w:t>
      </w:r>
      <w:proofErr w:type="spellEnd"/>
      <w:r w:rsidRPr="00814AD1">
        <w:t xml:space="preserve"> </w:t>
      </w:r>
      <w:proofErr w:type="spellStart"/>
      <w:r w:rsidRPr="00814AD1">
        <w:t>tanggung</w:t>
      </w:r>
      <w:proofErr w:type="spellEnd"/>
      <w:r w:rsidRPr="00814AD1">
        <w:t xml:space="preserve"> </w:t>
      </w:r>
      <w:proofErr w:type="spellStart"/>
      <w:r w:rsidRPr="00814AD1">
        <w:t>jawab</w:t>
      </w:r>
      <w:proofErr w:type="spellEnd"/>
      <w:r w:rsidRPr="00814AD1">
        <w:t xml:space="preserve"> </w:t>
      </w:r>
      <w:proofErr w:type="spellStart"/>
      <w:r w:rsidRPr="00814AD1">
        <w:t>dalam</w:t>
      </w:r>
      <w:proofErr w:type="spellEnd"/>
      <w:r w:rsidRPr="00814AD1">
        <w:t xml:space="preserve"> </w:t>
      </w:r>
      <w:proofErr w:type="spellStart"/>
      <w:r w:rsidRPr="00814AD1">
        <w:t>hal</w:t>
      </w:r>
      <w:proofErr w:type="spellEnd"/>
      <w:r w:rsidRPr="00814AD1">
        <w:t xml:space="preserve"> </w:t>
      </w:r>
      <w:proofErr w:type="spellStart"/>
      <w:r w:rsidRPr="00814AD1">
        <w:t>K</w:t>
      </w:r>
      <w:r w:rsidR="005B59B9" w:rsidRPr="00814AD1">
        <w:t>eselamatan</w:t>
      </w:r>
      <w:proofErr w:type="spellEnd"/>
      <w:r w:rsidR="005B59B9" w:rsidRPr="00814AD1">
        <w:t xml:space="preserve"> </w:t>
      </w:r>
      <w:proofErr w:type="spellStart"/>
      <w:r w:rsidR="005B59B9" w:rsidRPr="00814AD1">
        <w:t>Pertambangan</w:t>
      </w:r>
      <w:proofErr w:type="spellEnd"/>
      <w:r w:rsidR="005B59B9" w:rsidRPr="00814AD1">
        <w:t xml:space="preserve">, </w:t>
      </w:r>
      <w:proofErr w:type="spellStart"/>
      <w:r w:rsidR="005B59B9" w:rsidRPr="00814AD1">
        <w:t>Lingkungan</w:t>
      </w:r>
      <w:proofErr w:type="spellEnd"/>
      <w:r w:rsidR="005B59B9" w:rsidRPr="00814AD1">
        <w:t xml:space="preserve">, dan </w:t>
      </w:r>
      <w:proofErr w:type="spellStart"/>
      <w:r w:rsidR="005B59B9" w:rsidRPr="00814AD1">
        <w:t>Mutu</w:t>
      </w:r>
      <w:proofErr w:type="spellEnd"/>
      <w:r w:rsidRPr="00814AD1">
        <w:t xml:space="preserve"> </w:t>
      </w:r>
      <w:proofErr w:type="spellStart"/>
      <w:r w:rsidRPr="00814AD1">
        <w:t>kepada</w:t>
      </w:r>
      <w:proofErr w:type="spellEnd"/>
      <w:r w:rsidRPr="00814AD1">
        <w:t xml:space="preserve"> </w:t>
      </w:r>
      <w:proofErr w:type="spellStart"/>
      <w:r w:rsidRPr="00814AD1">
        <w:t>setiap</w:t>
      </w:r>
      <w:proofErr w:type="spellEnd"/>
      <w:r w:rsidRPr="00814AD1">
        <w:t xml:space="preserve"> </w:t>
      </w:r>
      <w:proofErr w:type="spellStart"/>
      <w:r w:rsidRPr="00814AD1">
        <w:t>karyawan</w:t>
      </w:r>
      <w:proofErr w:type="spellEnd"/>
      <w:r w:rsidR="00226818" w:rsidRPr="00814AD1">
        <w:t xml:space="preserve"> </w:t>
      </w:r>
      <w:proofErr w:type="spellStart"/>
      <w:r w:rsidR="00226818" w:rsidRPr="00814AD1">
        <w:t>sehingga</w:t>
      </w:r>
      <w:proofErr w:type="spellEnd"/>
      <w:r w:rsidR="00226818" w:rsidRPr="00814AD1">
        <w:t xml:space="preserve"> </w:t>
      </w:r>
      <w:proofErr w:type="spellStart"/>
      <w:r w:rsidR="00226818" w:rsidRPr="00814AD1">
        <w:t>mendukung</w:t>
      </w:r>
      <w:proofErr w:type="spellEnd"/>
      <w:r w:rsidR="00226818" w:rsidRPr="00814AD1">
        <w:t xml:space="preserve"> </w:t>
      </w:r>
      <w:proofErr w:type="spellStart"/>
      <w:r w:rsidR="00226818" w:rsidRPr="00814AD1">
        <w:t>tercapainya</w:t>
      </w:r>
      <w:proofErr w:type="spellEnd"/>
      <w:r w:rsidR="00226818" w:rsidRPr="00814AD1">
        <w:t xml:space="preserve"> </w:t>
      </w:r>
      <w:proofErr w:type="spellStart"/>
      <w:r w:rsidR="00226818" w:rsidRPr="00814AD1">
        <w:t>sasaran</w:t>
      </w:r>
      <w:proofErr w:type="spellEnd"/>
      <w:r w:rsidR="00226818" w:rsidRPr="00814AD1">
        <w:t xml:space="preserve"> dan </w:t>
      </w:r>
      <w:proofErr w:type="spellStart"/>
      <w:r w:rsidR="00226818" w:rsidRPr="00814AD1">
        <w:t>tujuan</w:t>
      </w:r>
      <w:proofErr w:type="spellEnd"/>
      <w:r w:rsidR="00226818" w:rsidRPr="00814AD1">
        <w:t xml:space="preserve"> </w:t>
      </w:r>
      <w:proofErr w:type="spellStart"/>
      <w:r w:rsidR="00226818" w:rsidRPr="00814AD1">
        <w:t>manajemen</w:t>
      </w:r>
      <w:proofErr w:type="spellEnd"/>
      <w:r w:rsidR="00226818" w:rsidRPr="00814AD1">
        <w:t xml:space="preserve"> </w:t>
      </w:r>
      <w:proofErr w:type="spellStart"/>
      <w:r w:rsidR="005B59B9" w:rsidRPr="00814AD1">
        <w:t>keselamatan</w:t>
      </w:r>
      <w:proofErr w:type="spellEnd"/>
      <w:r w:rsidR="005B59B9" w:rsidRPr="00814AD1">
        <w:t xml:space="preserve"> </w:t>
      </w:r>
      <w:proofErr w:type="spellStart"/>
      <w:r w:rsidR="005B59B9" w:rsidRPr="00814AD1">
        <w:t>pertambangan</w:t>
      </w:r>
      <w:proofErr w:type="spellEnd"/>
      <w:r w:rsidR="005B59B9" w:rsidRPr="00814AD1">
        <w:t xml:space="preserve">, </w:t>
      </w:r>
      <w:proofErr w:type="spellStart"/>
      <w:r w:rsidR="005B59B9" w:rsidRPr="00814AD1">
        <w:t>lingkungan</w:t>
      </w:r>
      <w:proofErr w:type="spellEnd"/>
      <w:r w:rsidR="005B59B9" w:rsidRPr="00814AD1">
        <w:t xml:space="preserve">, dan </w:t>
      </w:r>
      <w:proofErr w:type="spellStart"/>
      <w:r w:rsidR="005B59B9" w:rsidRPr="00814AD1">
        <w:t>mutu</w:t>
      </w:r>
      <w:proofErr w:type="spellEnd"/>
      <w:r w:rsidR="00401345" w:rsidRPr="00814AD1">
        <w:t>.</w:t>
      </w:r>
    </w:p>
    <w:p w14:paraId="20A15C29" w14:textId="77777777" w:rsidR="00226818" w:rsidRPr="00814AD1" w:rsidRDefault="00226818" w:rsidP="000B5F93">
      <w:pPr>
        <w:pStyle w:val="BodyText"/>
        <w:numPr>
          <w:ilvl w:val="0"/>
          <w:numId w:val="19"/>
        </w:numPr>
        <w:spacing w:after="120" w:line="276" w:lineRule="auto"/>
        <w:jc w:val="both"/>
        <w:rPr>
          <w:b/>
          <w:w w:val="105"/>
        </w:rPr>
      </w:pPr>
      <w:proofErr w:type="spellStart"/>
      <w:r w:rsidRPr="00814AD1">
        <w:t>Peningkatan</w:t>
      </w:r>
      <w:proofErr w:type="spellEnd"/>
      <w:r w:rsidRPr="00814AD1">
        <w:t xml:space="preserve"> </w:t>
      </w:r>
      <w:proofErr w:type="spellStart"/>
      <w:r w:rsidRPr="00814AD1">
        <w:t>efektifitas</w:t>
      </w:r>
      <w:proofErr w:type="spellEnd"/>
      <w:r w:rsidRPr="00814AD1">
        <w:t xml:space="preserve"> </w:t>
      </w:r>
      <w:proofErr w:type="spellStart"/>
      <w:r w:rsidRPr="00814AD1">
        <w:t>Sistem</w:t>
      </w:r>
      <w:proofErr w:type="spellEnd"/>
      <w:r w:rsidRPr="00814AD1">
        <w:t xml:space="preserve"> </w:t>
      </w:r>
      <w:proofErr w:type="spellStart"/>
      <w:r w:rsidRPr="00814AD1">
        <w:t>Manajemen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, </w:t>
      </w:r>
      <w:proofErr w:type="spellStart"/>
      <w:r w:rsidRPr="00814AD1">
        <w:t>Lingkungan</w:t>
      </w:r>
      <w:proofErr w:type="spellEnd"/>
      <w:r w:rsidRPr="00814AD1">
        <w:t xml:space="preserve">, dan </w:t>
      </w:r>
      <w:proofErr w:type="spellStart"/>
      <w:r w:rsidRPr="00814AD1">
        <w:t>Mutu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</w:t>
      </w:r>
      <w:proofErr w:type="spellStart"/>
      <w:r w:rsidRPr="00814AD1">
        <w:t>evaluasi</w:t>
      </w:r>
      <w:proofErr w:type="spellEnd"/>
      <w:r w:rsidRPr="00814AD1">
        <w:t xml:space="preserve">, </w:t>
      </w:r>
      <w:proofErr w:type="spellStart"/>
      <w:r w:rsidRPr="00814AD1">
        <w:t>perbaikan</w:t>
      </w:r>
      <w:proofErr w:type="spellEnd"/>
      <w:r w:rsidRPr="00814AD1">
        <w:t xml:space="preserve"> dan </w:t>
      </w:r>
      <w:proofErr w:type="spellStart"/>
      <w:r w:rsidRPr="00814AD1">
        <w:t>peningkatan</w:t>
      </w:r>
      <w:proofErr w:type="spellEnd"/>
      <w:r w:rsidRPr="00814AD1">
        <w:t xml:space="preserve"> </w:t>
      </w:r>
      <w:proofErr w:type="spellStart"/>
      <w:r w:rsidRPr="00814AD1">
        <w:t>kinerja</w:t>
      </w:r>
      <w:proofErr w:type="spellEnd"/>
      <w:r w:rsidRPr="00814AD1">
        <w:t xml:space="preserve"> </w:t>
      </w:r>
      <w:proofErr w:type="spellStart"/>
      <w:r w:rsidRPr="00814AD1">
        <w:t>berkelanjutan</w:t>
      </w:r>
      <w:proofErr w:type="spellEnd"/>
      <w:r w:rsidR="00401345" w:rsidRPr="00814AD1">
        <w:rPr>
          <w:b/>
          <w:w w:val="105"/>
        </w:rPr>
        <w:t>.</w:t>
      </w:r>
    </w:p>
    <w:p w14:paraId="69595501" w14:textId="77777777" w:rsidR="00CC0977" w:rsidRPr="00814AD1" w:rsidRDefault="00CC0977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Sosialisasi</w:t>
      </w:r>
      <w:proofErr w:type="spellEnd"/>
      <w:r w:rsidRPr="00814AD1">
        <w:t xml:space="preserve"> </w:t>
      </w:r>
      <w:proofErr w:type="spellStart"/>
      <w:r w:rsidRPr="00814AD1">
        <w:t>kebijakan</w:t>
      </w:r>
      <w:proofErr w:type="spellEnd"/>
      <w:r w:rsidRPr="00814AD1">
        <w:t xml:space="preserve"> </w:t>
      </w:r>
      <w:proofErr w:type="spellStart"/>
      <w:r w:rsidRPr="00814AD1">
        <w:t>ini</w:t>
      </w:r>
      <w:proofErr w:type="spellEnd"/>
      <w:r w:rsidRPr="00814AD1">
        <w:t xml:space="preserve"> </w:t>
      </w:r>
      <w:proofErr w:type="spellStart"/>
      <w:r w:rsidRPr="00814AD1">
        <w:t>dilakukan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</w:t>
      </w:r>
      <w:proofErr w:type="spellStart"/>
      <w:r w:rsidRPr="00814AD1">
        <w:t>cara</w:t>
      </w:r>
      <w:proofErr w:type="spellEnd"/>
      <w:r w:rsidRPr="00814AD1">
        <w:t>:</w:t>
      </w:r>
    </w:p>
    <w:p w14:paraId="231EE57A" w14:textId="77777777" w:rsidR="00CC0977" w:rsidRPr="00814AD1" w:rsidRDefault="00CC0977" w:rsidP="000B5F93">
      <w:pPr>
        <w:pStyle w:val="BodyText"/>
        <w:numPr>
          <w:ilvl w:val="0"/>
          <w:numId w:val="19"/>
        </w:numPr>
        <w:spacing w:after="120" w:line="276" w:lineRule="auto"/>
        <w:jc w:val="both"/>
      </w:pPr>
      <w:proofErr w:type="spellStart"/>
      <w:r w:rsidRPr="00814AD1">
        <w:t>Dibaca</w:t>
      </w:r>
      <w:r w:rsidR="00CC2A0F">
        <w:t>kan</w:t>
      </w:r>
      <w:proofErr w:type="spellEnd"/>
      <w:r w:rsidR="00CC2A0F">
        <w:t xml:space="preserve"> pada</w:t>
      </w:r>
      <w:r w:rsidRPr="00814AD1">
        <w:t xml:space="preserve"> </w:t>
      </w:r>
      <w:proofErr w:type="spellStart"/>
      <w:r w:rsidRPr="00814AD1">
        <w:t>saat</w:t>
      </w:r>
      <w:proofErr w:type="spellEnd"/>
      <w:r w:rsidRPr="00814AD1">
        <w:t xml:space="preserve"> </w:t>
      </w:r>
      <w:r w:rsidRPr="00F9467C">
        <w:rPr>
          <w:i/>
        </w:rPr>
        <w:t>general safety talk</w:t>
      </w:r>
      <w:r w:rsidRPr="00814AD1">
        <w:t xml:space="preserve"> dan </w:t>
      </w:r>
      <w:proofErr w:type="spellStart"/>
      <w:r w:rsidRPr="00814AD1">
        <w:t>pembukaan</w:t>
      </w:r>
      <w:proofErr w:type="spellEnd"/>
      <w:r w:rsidRPr="00814AD1">
        <w:t xml:space="preserve"> </w:t>
      </w:r>
      <w:r w:rsidRPr="00F9467C">
        <w:rPr>
          <w:i/>
        </w:rPr>
        <w:t>meeting</w:t>
      </w:r>
      <w:r w:rsidRPr="00814AD1">
        <w:t xml:space="preserve"> </w:t>
      </w:r>
      <w:proofErr w:type="spellStart"/>
      <w:r w:rsidRPr="00814AD1">
        <w:t>komite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 </w:t>
      </w:r>
      <w:proofErr w:type="spellStart"/>
      <w:r w:rsidR="001F4C3D" w:rsidRPr="00814AD1">
        <w:t>pertambangan</w:t>
      </w:r>
      <w:proofErr w:type="spellEnd"/>
      <w:r w:rsidR="00FC45F7">
        <w:t>.</w:t>
      </w:r>
    </w:p>
    <w:p w14:paraId="73563230" w14:textId="77777777" w:rsidR="00CC0977" w:rsidRPr="00814AD1" w:rsidRDefault="00CC0977" w:rsidP="000B5F93">
      <w:pPr>
        <w:pStyle w:val="BodyText"/>
        <w:numPr>
          <w:ilvl w:val="0"/>
          <w:numId w:val="19"/>
        </w:numPr>
        <w:spacing w:after="120" w:line="276" w:lineRule="auto"/>
        <w:jc w:val="both"/>
      </w:pPr>
      <w:proofErr w:type="spellStart"/>
      <w:r w:rsidRPr="00814AD1">
        <w:t>Dijelaskan</w:t>
      </w:r>
      <w:proofErr w:type="spellEnd"/>
      <w:r w:rsidRPr="00814AD1">
        <w:t xml:space="preserve"> </w:t>
      </w:r>
      <w:proofErr w:type="spellStart"/>
      <w:r w:rsidR="001F4C3D" w:rsidRPr="00814AD1">
        <w:t>dalam</w:t>
      </w:r>
      <w:proofErr w:type="spellEnd"/>
      <w:r w:rsidR="001F4C3D" w:rsidRPr="00814AD1">
        <w:t xml:space="preserve"> </w:t>
      </w:r>
      <w:proofErr w:type="spellStart"/>
      <w:r w:rsidR="001F4C3D" w:rsidRPr="00814AD1">
        <w:t>induksi</w:t>
      </w:r>
      <w:proofErr w:type="spellEnd"/>
      <w:r w:rsidR="001F4C3D" w:rsidRPr="00814AD1">
        <w:t xml:space="preserve"> </w:t>
      </w:r>
      <w:proofErr w:type="spellStart"/>
      <w:r w:rsidR="001F4C3D" w:rsidRPr="00814AD1">
        <w:t>karyawan</w:t>
      </w:r>
      <w:proofErr w:type="spellEnd"/>
      <w:r w:rsidR="001F4C3D" w:rsidRPr="00814AD1">
        <w:t xml:space="preserve"> dan </w:t>
      </w:r>
      <w:proofErr w:type="spellStart"/>
      <w:r w:rsidR="001F4C3D" w:rsidRPr="00814AD1">
        <w:t>tamu</w:t>
      </w:r>
      <w:proofErr w:type="spellEnd"/>
      <w:r w:rsidR="00FC45F7">
        <w:t>.</w:t>
      </w:r>
    </w:p>
    <w:p w14:paraId="4CD05678" w14:textId="77777777" w:rsidR="00226818" w:rsidRPr="00814AD1" w:rsidRDefault="00CC0977" w:rsidP="000B5F93">
      <w:pPr>
        <w:pStyle w:val="BodyText"/>
        <w:numPr>
          <w:ilvl w:val="0"/>
          <w:numId w:val="19"/>
        </w:numPr>
        <w:spacing w:after="120" w:line="276" w:lineRule="auto"/>
        <w:jc w:val="both"/>
      </w:pPr>
      <w:proofErr w:type="spellStart"/>
      <w:r w:rsidRPr="00814AD1">
        <w:t>Menempatkan</w:t>
      </w:r>
      <w:proofErr w:type="spellEnd"/>
      <w:r w:rsidRPr="00814AD1">
        <w:t xml:space="preserve"> </w:t>
      </w:r>
      <w:proofErr w:type="spellStart"/>
      <w:r w:rsidRPr="00814AD1">
        <w:t>lembar</w:t>
      </w:r>
      <w:proofErr w:type="spellEnd"/>
      <w:r w:rsidRPr="00814AD1">
        <w:t xml:space="preserve"> </w:t>
      </w:r>
      <w:proofErr w:type="spellStart"/>
      <w:r w:rsidRPr="00814AD1">
        <w:t>salinan</w:t>
      </w:r>
      <w:proofErr w:type="spellEnd"/>
      <w:r w:rsidRPr="00814AD1">
        <w:t xml:space="preserve"> </w:t>
      </w:r>
      <w:proofErr w:type="spellStart"/>
      <w:r w:rsidRPr="00814AD1">
        <w:t>kebijakan</w:t>
      </w:r>
      <w:proofErr w:type="spellEnd"/>
      <w:r w:rsidRPr="00814AD1">
        <w:t xml:space="preserve"> di </w:t>
      </w:r>
      <w:proofErr w:type="spellStart"/>
      <w:r w:rsidRPr="00814AD1">
        <w:t>tempat</w:t>
      </w:r>
      <w:proofErr w:type="spellEnd"/>
      <w:r w:rsidRPr="00814AD1">
        <w:t xml:space="preserve"> yang </w:t>
      </w:r>
      <w:proofErr w:type="spellStart"/>
      <w:r w:rsidRPr="00814AD1">
        <w:t>mudah</w:t>
      </w:r>
      <w:proofErr w:type="spellEnd"/>
      <w:r w:rsidRPr="00814AD1">
        <w:t xml:space="preserve"> </w:t>
      </w:r>
      <w:proofErr w:type="spellStart"/>
      <w:r w:rsidRPr="00814AD1">
        <w:t>diakses</w:t>
      </w:r>
      <w:proofErr w:type="spellEnd"/>
      <w:r w:rsidRPr="00814AD1">
        <w:t xml:space="preserve"> </w:t>
      </w:r>
      <w:proofErr w:type="spellStart"/>
      <w:r w:rsidRPr="00814AD1">
        <w:t>karyawan</w:t>
      </w:r>
      <w:proofErr w:type="spellEnd"/>
      <w:r w:rsidRPr="00814AD1">
        <w:t xml:space="preserve"> </w:t>
      </w:r>
      <w:proofErr w:type="spellStart"/>
      <w:r w:rsidRPr="00814AD1">
        <w:t>seperti</w:t>
      </w:r>
      <w:proofErr w:type="spellEnd"/>
      <w:r w:rsidRPr="00814AD1">
        <w:t xml:space="preserve"> </w:t>
      </w:r>
      <w:proofErr w:type="spellStart"/>
      <w:r w:rsidRPr="00814AD1">
        <w:t>ruang</w:t>
      </w:r>
      <w:proofErr w:type="spellEnd"/>
      <w:r w:rsidRPr="00814AD1">
        <w:t xml:space="preserve"> meeting, </w:t>
      </w:r>
      <w:proofErr w:type="spellStart"/>
      <w:r w:rsidRPr="00814AD1">
        <w:t>ruang</w:t>
      </w:r>
      <w:proofErr w:type="spellEnd"/>
      <w:r w:rsidRPr="00814AD1">
        <w:t xml:space="preserve"> </w:t>
      </w:r>
      <w:proofErr w:type="spellStart"/>
      <w:r w:rsidRPr="00814AD1">
        <w:t>kerja</w:t>
      </w:r>
      <w:proofErr w:type="spellEnd"/>
      <w:r w:rsidRPr="00814AD1">
        <w:t xml:space="preserve">, </w:t>
      </w:r>
      <w:proofErr w:type="spellStart"/>
      <w:r w:rsidRPr="00F9467C">
        <w:rPr>
          <w:i/>
        </w:rPr>
        <w:t>messhall</w:t>
      </w:r>
      <w:proofErr w:type="spellEnd"/>
      <w:r w:rsidR="00F9467C">
        <w:t>/</w:t>
      </w:r>
      <w:proofErr w:type="spellStart"/>
      <w:r w:rsidRPr="00F9467C">
        <w:rPr>
          <w:i/>
        </w:rPr>
        <w:t>rechall</w:t>
      </w:r>
      <w:proofErr w:type="spellEnd"/>
      <w:r w:rsidRPr="00814AD1">
        <w:t xml:space="preserve">, </w:t>
      </w:r>
      <w:proofErr w:type="spellStart"/>
      <w:r w:rsidRPr="00814AD1">
        <w:t>dll</w:t>
      </w:r>
      <w:proofErr w:type="spellEnd"/>
      <w:r w:rsidR="00401345" w:rsidRPr="00814AD1">
        <w:t>.</w:t>
      </w:r>
    </w:p>
    <w:p w14:paraId="6F921D52" w14:textId="77777777" w:rsidR="00CC0977" w:rsidRPr="00900F26" w:rsidRDefault="00CC0977" w:rsidP="000B5F93">
      <w:pPr>
        <w:pStyle w:val="BodyText"/>
        <w:numPr>
          <w:ilvl w:val="0"/>
          <w:numId w:val="19"/>
        </w:numPr>
        <w:spacing w:after="120" w:line="276" w:lineRule="auto"/>
        <w:jc w:val="both"/>
        <w:rPr>
          <w:rPrChange w:id="30" w:author="Uji Hesti" w:date="2021-09-29T20:42:00Z">
            <w:rPr/>
          </w:rPrChange>
        </w:rPr>
      </w:pPr>
      <w:proofErr w:type="spellStart"/>
      <w:r w:rsidRPr="00900F26">
        <w:t>Memasukkan</w:t>
      </w:r>
      <w:proofErr w:type="spellEnd"/>
      <w:r w:rsidRPr="00900F26">
        <w:t xml:space="preserve"> </w:t>
      </w:r>
      <w:proofErr w:type="spellStart"/>
      <w:r w:rsidR="00FC45F7" w:rsidRPr="00900F26">
        <w:t>s</w:t>
      </w:r>
      <w:r w:rsidRPr="00900F26">
        <w:rPr>
          <w:rPrChange w:id="31" w:author="Uji Hesti" w:date="2021-09-29T20:42:00Z">
            <w:rPr/>
          </w:rPrChange>
        </w:rPr>
        <w:t>alinan</w:t>
      </w:r>
      <w:proofErr w:type="spellEnd"/>
      <w:r w:rsidRPr="00900F26">
        <w:rPr>
          <w:rPrChange w:id="32" w:author="Uji Hesti" w:date="2021-09-29T20:42:00Z">
            <w:rPr/>
          </w:rPrChange>
        </w:rPr>
        <w:t xml:space="preserve"> </w:t>
      </w:r>
      <w:proofErr w:type="spellStart"/>
      <w:r w:rsidRPr="00900F26">
        <w:rPr>
          <w:rPrChange w:id="33" w:author="Uji Hesti" w:date="2021-09-29T20:42:00Z">
            <w:rPr/>
          </w:rPrChange>
        </w:rPr>
        <w:t>kebijakan</w:t>
      </w:r>
      <w:proofErr w:type="spellEnd"/>
      <w:r w:rsidRPr="00900F26">
        <w:rPr>
          <w:rPrChange w:id="34" w:author="Uji Hesti" w:date="2021-09-29T20:42:00Z">
            <w:rPr/>
          </w:rPrChange>
        </w:rPr>
        <w:t xml:space="preserve"> </w:t>
      </w:r>
      <w:proofErr w:type="spellStart"/>
      <w:r w:rsidRPr="00900F26">
        <w:rPr>
          <w:rPrChange w:id="35" w:author="Uji Hesti" w:date="2021-09-29T20:42:00Z">
            <w:rPr/>
          </w:rPrChange>
        </w:rPr>
        <w:t>ke</w:t>
      </w:r>
      <w:proofErr w:type="spellEnd"/>
      <w:r w:rsidR="00FC45F7" w:rsidRPr="00900F26">
        <w:rPr>
          <w:rPrChange w:id="36" w:author="Uji Hesti" w:date="2021-09-29T20:42:00Z">
            <w:rPr/>
          </w:rPrChange>
        </w:rPr>
        <w:t xml:space="preserve"> </w:t>
      </w:r>
      <w:proofErr w:type="spellStart"/>
      <w:r w:rsidRPr="00900F26">
        <w:rPr>
          <w:rPrChange w:id="37" w:author="Uji Hesti" w:date="2021-09-29T20:42:00Z">
            <w:rPr/>
          </w:rPrChange>
        </w:rPr>
        <w:t>dalam</w:t>
      </w:r>
      <w:proofErr w:type="spellEnd"/>
      <w:r w:rsidRPr="00900F26">
        <w:rPr>
          <w:rPrChange w:id="38" w:author="Uji Hesti" w:date="2021-09-29T20:42:00Z">
            <w:rPr/>
          </w:rPrChange>
        </w:rPr>
        <w:t xml:space="preserve"> </w:t>
      </w:r>
      <w:proofErr w:type="spellStart"/>
      <w:r w:rsidRPr="00900F26">
        <w:rPr>
          <w:rPrChange w:id="39" w:author="Uji Hesti" w:date="2021-09-29T20:42:00Z">
            <w:rPr/>
          </w:rPrChange>
        </w:rPr>
        <w:t>setiap</w:t>
      </w:r>
      <w:proofErr w:type="spellEnd"/>
      <w:r w:rsidRPr="00900F26">
        <w:rPr>
          <w:rPrChange w:id="40" w:author="Uji Hesti" w:date="2021-09-29T20:42:00Z">
            <w:rPr/>
          </w:rPrChange>
        </w:rPr>
        <w:t xml:space="preserve"> </w:t>
      </w:r>
      <w:proofErr w:type="spellStart"/>
      <w:r w:rsidRPr="00900F26">
        <w:rPr>
          <w:rPrChange w:id="41" w:author="Uji Hesti" w:date="2021-09-29T20:42:00Z">
            <w:rPr/>
          </w:rPrChange>
        </w:rPr>
        <w:t>buku</w:t>
      </w:r>
      <w:proofErr w:type="spellEnd"/>
      <w:r w:rsidRPr="00900F26">
        <w:rPr>
          <w:rPrChange w:id="42" w:author="Uji Hesti" w:date="2021-09-29T20:42:00Z">
            <w:rPr/>
          </w:rPrChange>
        </w:rPr>
        <w:t xml:space="preserve"> dan </w:t>
      </w:r>
      <w:proofErr w:type="spellStart"/>
      <w:r w:rsidRPr="00900F26">
        <w:rPr>
          <w:rPrChange w:id="43" w:author="Uji Hesti" w:date="2021-09-29T20:42:00Z">
            <w:rPr/>
          </w:rPrChange>
        </w:rPr>
        <w:t>materi</w:t>
      </w:r>
      <w:proofErr w:type="spellEnd"/>
      <w:r w:rsidRPr="00900F26">
        <w:rPr>
          <w:rPrChange w:id="44" w:author="Uji Hesti" w:date="2021-09-29T20:42:00Z">
            <w:rPr/>
          </w:rPrChange>
        </w:rPr>
        <w:t xml:space="preserve"> </w:t>
      </w:r>
      <w:proofErr w:type="spellStart"/>
      <w:r w:rsidRPr="00900F26">
        <w:rPr>
          <w:rPrChange w:id="45" w:author="Uji Hesti" w:date="2021-09-29T20:42:00Z">
            <w:rPr/>
          </w:rPrChange>
        </w:rPr>
        <w:t>pelatihan</w:t>
      </w:r>
      <w:proofErr w:type="spellEnd"/>
      <w:r w:rsidR="00FC45F7" w:rsidRPr="00900F26">
        <w:rPr>
          <w:rPrChange w:id="46" w:author="Uji Hesti" w:date="2021-09-29T20:42:00Z">
            <w:rPr/>
          </w:rPrChange>
        </w:rPr>
        <w:t>.</w:t>
      </w:r>
    </w:p>
    <w:p w14:paraId="537BC9ED" w14:textId="0B5B8085" w:rsidR="00BF366E" w:rsidRPr="00814AD1" w:rsidRDefault="00900F26" w:rsidP="000B5F93">
      <w:pPr>
        <w:pStyle w:val="BodyText"/>
        <w:spacing w:after="120" w:line="276" w:lineRule="auto"/>
        <w:ind w:left="720"/>
        <w:jc w:val="both"/>
      </w:pPr>
      <w:proofErr w:type="spellStart"/>
      <w:ins w:id="47" w:author="Uji Hesti" w:date="2021-09-29T20:42:00Z">
        <w:r w:rsidRPr="00900F26">
          <w:rPr>
            <w:rPrChange w:id="48" w:author="Uji Hesti" w:date="2021-09-29T20:42:00Z">
              <w:rPr>
                <w:highlight w:val="yellow"/>
              </w:rPr>
            </w:rPrChange>
          </w:rPr>
          <w:t>Kebijakan</w:t>
        </w:r>
        <w:proofErr w:type="spellEnd"/>
        <w:r w:rsidRPr="00900F26">
          <w:rPr>
            <w:rPrChange w:id="49" w:author="Uji Hesti" w:date="2021-09-29T20:42:00Z">
              <w:rPr>
                <w:highlight w:val="yellow"/>
              </w:rPr>
            </w:rPrChange>
          </w:rPr>
          <w:t xml:space="preserve"> </w:t>
        </w:r>
        <w:proofErr w:type="spellStart"/>
        <w:r w:rsidRPr="00900F26">
          <w:rPr>
            <w:rPrChange w:id="50" w:author="Uji Hesti" w:date="2021-09-29T20:42:00Z">
              <w:rPr>
                <w:highlight w:val="yellow"/>
              </w:rPr>
            </w:rPrChange>
          </w:rPr>
          <w:t>direview</w:t>
        </w:r>
        <w:proofErr w:type="spellEnd"/>
        <w:r w:rsidRPr="00900F26">
          <w:rPr>
            <w:rPrChange w:id="51" w:author="Uji Hesti" w:date="2021-09-29T20:42:00Z">
              <w:rPr>
                <w:highlight w:val="yellow"/>
              </w:rPr>
            </w:rPrChange>
          </w:rPr>
          <w:t xml:space="preserve"> </w:t>
        </w:r>
        <w:proofErr w:type="spellStart"/>
        <w:r w:rsidRPr="00900F26">
          <w:rPr>
            <w:rPrChange w:id="52" w:author="Uji Hesti" w:date="2021-09-29T20:42:00Z">
              <w:rPr>
                <w:highlight w:val="yellow"/>
              </w:rPr>
            </w:rPrChange>
          </w:rPr>
          <w:t>secara</w:t>
        </w:r>
        <w:proofErr w:type="spellEnd"/>
        <w:r w:rsidRPr="00900F26">
          <w:rPr>
            <w:rPrChange w:id="53" w:author="Uji Hesti" w:date="2021-09-29T20:42:00Z">
              <w:rPr>
                <w:highlight w:val="yellow"/>
              </w:rPr>
            </w:rPrChange>
          </w:rPr>
          <w:t xml:space="preserve"> </w:t>
        </w:r>
        <w:proofErr w:type="spellStart"/>
        <w:r w:rsidRPr="00900F26">
          <w:rPr>
            <w:rPrChange w:id="54" w:author="Uji Hesti" w:date="2021-09-29T20:42:00Z">
              <w:rPr>
                <w:highlight w:val="yellow"/>
              </w:rPr>
            </w:rPrChange>
          </w:rPr>
          <w:t>teratur</w:t>
        </w:r>
        <w:proofErr w:type="spellEnd"/>
        <w:r w:rsidRPr="00900F26">
          <w:rPr>
            <w:rPrChange w:id="55" w:author="Uji Hesti" w:date="2021-09-29T20:42:00Z">
              <w:rPr>
                <w:highlight w:val="yellow"/>
              </w:rPr>
            </w:rPrChange>
          </w:rPr>
          <w:t xml:space="preserve"> </w:t>
        </w:r>
        <w:proofErr w:type="spellStart"/>
        <w:r w:rsidRPr="00900F26">
          <w:rPr>
            <w:rPrChange w:id="56" w:author="Uji Hesti" w:date="2021-09-29T20:42:00Z">
              <w:rPr>
                <w:highlight w:val="yellow"/>
              </w:rPr>
            </w:rPrChange>
          </w:rPr>
          <w:t>setiap</w:t>
        </w:r>
        <w:proofErr w:type="spellEnd"/>
        <w:r w:rsidRPr="00900F26">
          <w:rPr>
            <w:rPrChange w:id="57" w:author="Uji Hesti" w:date="2021-09-29T20:42:00Z">
              <w:rPr>
                <w:highlight w:val="yellow"/>
              </w:rPr>
            </w:rPrChange>
          </w:rPr>
          <w:t xml:space="preserve"> 1 (</w:t>
        </w:r>
        <w:proofErr w:type="spellStart"/>
        <w:r w:rsidRPr="00900F26">
          <w:rPr>
            <w:rPrChange w:id="58" w:author="Uji Hesti" w:date="2021-09-29T20:42:00Z">
              <w:rPr>
                <w:highlight w:val="yellow"/>
              </w:rPr>
            </w:rPrChange>
          </w:rPr>
          <w:t>satu</w:t>
        </w:r>
        <w:proofErr w:type="spellEnd"/>
        <w:r w:rsidRPr="00900F26">
          <w:rPr>
            <w:rPrChange w:id="59" w:author="Uji Hesti" w:date="2021-09-29T20:42:00Z">
              <w:rPr>
                <w:highlight w:val="yellow"/>
              </w:rPr>
            </w:rPrChange>
          </w:rPr>
          <w:t xml:space="preserve">) </w:t>
        </w:r>
        <w:proofErr w:type="spellStart"/>
        <w:r w:rsidRPr="00900F26">
          <w:rPr>
            <w:rPrChange w:id="60" w:author="Uji Hesti" w:date="2021-09-29T20:42:00Z">
              <w:rPr>
                <w:highlight w:val="yellow"/>
              </w:rPr>
            </w:rPrChange>
          </w:rPr>
          <w:t>tahun</w:t>
        </w:r>
        <w:proofErr w:type="spellEnd"/>
        <w:r w:rsidRPr="00900F26">
          <w:rPr>
            <w:rPrChange w:id="61" w:author="Uji Hesti" w:date="2021-09-29T20:42:00Z">
              <w:rPr>
                <w:highlight w:val="yellow"/>
              </w:rPr>
            </w:rPrChange>
          </w:rPr>
          <w:t xml:space="preserve"> </w:t>
        </w:r>
        <w:proofErr w:type="spellStart"/>
        <w:r w:rsidRPr="00900F26">
          <w:rPr>
            <w:rPrChange w:id="62" w:author="Uji Hesti" w:date="2021-09-29T20:42:00Z">
              <w:rPr>
                <w:highlight w:val="yellow"/>
              </w:rPr>
            </w:rPrChange>
          </w:rPr>
          <w:t>sekali</w:t>
        </w:r>
      </w:ins>
      <w:proofErr w:type="spellEnd"/>
      <w:del w:id="63" w:author="Uji Hesti" w:date="2021-09-29T20:42:00Z">
        <w:r w:rsidR="00BF366E" w:rsidRPr="00900F26" w:rsidDel="00900F26">
          <w:rPr>
            <w:rPrChange w:id="64" w:author="Uji Hesti" w:date="2021-09-29T20:42:00Z">
              <w:rPr/>
            </w:rPrChange>
          </w:rPr>
          <w:delText xml:space="preserve">Kebijakan direview secara teratur setiap 2 </w:delText>
        </w:r>
        <w:r w:rsidR="00FC45F7" w:rsidRPr="00900F26" w:rsidDel="00900F26">
          <w:rPr>
            <w:rPrChange w:id="65" w:author="Uji Hesti" w:date="2021-09-29T20:42:00Z">
              <w:rPr/>
            </w:rPrChange>
          </w:rPr>
          <w:delText xml:space="preserve">(dua) </w:delText>
        </w:r>
        <w:r w:rsidR="00BF366E" w:rsidRPr="00900F26" w:rsidDel="00900F26">
          <w:rPr>
            <w:rPrChange w:id="66" w:author="Uji Hesti" w:date="2021-09-29T20:42:00Z">
              <w:rPr/>
            </w:rPrChange>
          </w:rPr>
          <w:delText>tahun sekali</w:delText>
        </w:r>
      </w:del>
      <w:r w:rsidR="00BF366E" w:rsidRPr="00900F26">
        <w:rPr>
          <w:rPrChange w:id="67" w:author="Uji Hesti" w:date="2021-09-29T20:42:00Z">
            <w:rPr/>
          </w:rPrChange>
        </w:rPr>
        <w:t>,</w:t>
      </w:r>
      <w:r w:rsidR="00BF366E" w:rsidRPr="00814AD1">
        <w:t xml:space="preserve"> </w:t>
      </w:r>
      <w:proofErr w:type="spellStart"/>
      <w:r w:rsidR="00BF366E" w:rsidRPr="00814AD1">
        <w:t>jika</w:t>
      </w:r>
      <w:proofErr w:type="spellEnd"/>
      <w:r w:rsidR="00BF366E" w:rsidRPr="00814AD1">
        <w:t xml:space="preserve"> </w:t>
      </w:r>
      <w:proofErr w:type="spellStart"/>
      <w:r w:rsidR="00BF366E" w:rsidRPr="00814AD1">
        <w:t>diperlukan</w:t>
      </w:r>
      <w:proofErr w:type="spellEnd"/>
      <w:r w:rsidR="00BF366E" w:rsidRPr="00814AD1">
        <w:t xml:space="preserve"> </w:t>
      </w:r>
      <w:proofErr w:type="spellStart"/>
      <w:r w:rsidR="00BF366E" w:rsidRPr="00814AD1">
        <w:t>revisi</w:t>
      </w:r>
      <w:proofErr w:type="spellEnd"/>
      <w:r w:rsidR="00BF366E" w:rsidRPr="00814AD1">
        <w:t xml:space="preserve"> </w:t>
      </w:r>
      <w:proofErr w:type="spellStart"/>
      <w:r w:rsidR="00BF366E" w:rsidRPr="00814AD1">
        <w:t>dilakukan</w:t>
      </w:r>
      <w:proofErr w:type="spellEnd"/>
      <w:r w:rsidR="00BF366E" w:rsidRPr="00814AD1">
        <w:t xml:space="preserve"> </w:t>
      </w:r>
      <w:proofErr w:type="spellStart"/>
      <w:r w:rsidR="00BF366E" w:rsidRPr="00814AD1">
        <w:t>dengan</w:t>
      </w:r>
      <w:proofErr w:type="spellEnd"/>
      <w:r w:rsidR="00BF366E" w:rsidRPr="00814AD1">
        <w:t xml:space="preserve"> </w:t>
      </w:r>
      <w:proofErr w:type="spellStart"/>
      <w:r w:rsidR="00BF366E" w:rsidRPr="00814AD1">
        <w:t>mempertimbangkan</w:t>
      </w:r>
      <w:proofErr w:type="spellEnd"/>
      <w:r w:rsidR="00BF366E" w:rsidRPr="00814AD1">
        <w:t xml:space="preserve"> </w:t>
      </w:r>
      <w:proofErr w:type="spellStart"/>
      <w:r w:rsidR="00BF366E" w:rsidRPr="00814AD1">
        <w:t>adanya</w:t>
      </w:r>
      <w:proofErr w:type="spellEnd"/>
      <w:r w:rsidR="00BF366E" w:rsidRPr="00814AD1">
        <w:t xml:space="preserve"> </w:t>
      </w:r>
      <w:proofErr w:type="spellStart"/>
      <w:r w:rsidR="00BF366E" w:rsidRPr="00814AD1">
        <w:t>perubahan</w:t>
      </w:r>
      <w:proofErr w:type="spellEnd"/>
      <w:r w:rsidR="00BF366E" w:rsidRPr="00814AD1">
        <w:t xml:space="preserve"> </w:t>
      </w:r>
      <w:proofErr w:type="spellStart"/>
      <w:r w:rsidR="00BF366E" w:rsidRPr="00814AD1">
        <w:t>peraturan</w:t>
      </w:r>
      <w:proofErr w:type="spellEnd"/>
      <w:r w:rsidR="00BF366E" w:rsidRPr="00814AD1">
        <w:t xml:space="preserve"> </w:t>
      </w:r>
      <w:proofErr w:type="spellStart"/>
      <w:r w:rsidR="00BF366E" w:rsidRPr="00814AD1">
        <w:t>perundangan</w:t>
      </w:r>
      <w:proofErr w:type="spellEnd"/>
      <w:r w:rsidR="00BF366E" w:rsidRPr="00814AD1">
        <w:t xml:space="preserve">, business process, </w:t>
      </w:r>
      <w:proofErr w:type="spellStart"/>
      <w:r w:rsidR="00BF366E" w:rsidRPr="00814AD1">
        <w:t>perkembangan</w:t>
      </w:r>
      <w:proofErr w:type="spellEnd"/>
      <w:r w:rsidR="00BF366E" w:rsidRPr="00814AD1">
        <w:t xml:space="preserve"> </w:t>
      </w:r>
      <w:proofErr w:type="spellStart"/>
      <w:r w:rsidR="00BF366E" w:rsidRPr="00814AD1">
        <w:t>kinerja</w:t>
      </w:r>
      <w:proofErr w:type="spellEnd"/>
      <w:r w:rsidR="00BF366E" w:rsidRPr="00814AD1">
        <w:t xml:space="preserve"> </w:t>
      </w:r>
      <w:proofErr w:type="spellStart"/>
      <w:r w:rsidR="00BF366E" w:rsidRPr="00814AD1">
        <w:t>perusahaan</w:t>
      </w:r>
      <w:proofErr w:type="spellEnd"/>
      <w:r w:rsidR="00BF366E" w:rsidRPr="00814AD1">
        <w:t xml:space="preserve">, </w:t>
      </w:r>
      <w:proofErr w:type="spellStart"/>
      <w:r w:rsidR="00BF366E" w:rsidRPr="00814AD1">
        <w:t>pandangan</w:t>
      </w:r>
      <w:proofErr w:type="spellEnd"/>
      <w:r w:rsidR="00BF366E" w:rsidRPr="00814AD1">
        <w:t xml:space="preserve"> </w:t>
      </w:r>
      <w:proofErr w:type="spellStart"/>
      <w:r w:rsidR="00BF366E" w:rsidRPr="00814AD1">
        <w:t>dari</w:t>
      </w:r>
      <w:proofErr w:type="spellEnd"/>
      <w:r w:rsidR="00BF366E" w:rsidRPr="00814AD1">
        <w:t xml:space="preserve"> </w:t>
      </w:r>
      <w:proofErr w:type="spellStart"/>
      <w:r w:rsidR="00BF366E" w:rsidRPr="00814AD1">
        <w:t>manajemen</w:t>
      </w:r>
      <w:proofErr w:type="spellEnd"/>
      <w:r w:rsidR="00BF366E" w:rsidRPr="00814AD1">
        <w:t xml:space="preserve">, </w:t>
      </w:r>
      <w:proofErr w:type="spellStart"/>
      <w:r w:rsidR="00BF366E" w:rsidRPr="00814AD1">
        <w:t>serta</w:t>
      </w:r>
      <w:proofErr w:type="spellEnd"/>
      <w:r w:rsidR="00BF366E" w:rsidRPr="00814AD1">
        <w:t xml:space="preserve"> </w:t>
      </w:r>
      <w:proofErr w:type="spellStart"/>
      <w:r w:rsidR="00BF366E" w:rsidRPr="00814AD1">
        <w:t>masukan</w:t>
      </w:r>
      <w:proofErr w:type="spellEnd"/>
      <w:r w:rsidR="00BF366E" w:rsidRPr="00814AD1">
        <w:t xml:space="preserve"> </w:t>
      </w:r>
      <w:proofErr w:type="spellStart"/>
      <w:r w:rsidR="00BF366E" w:rsidRPr="00814AD1">
        <w:t>dari</w:t>
      </w:r>
      <w:proofErr w:type="spellEnd"/>
      <w:r w:rsidR="00BF366E" w:rsidRPr="00814AD1">
        <w:t xml:space="preserve"> </w:t>
      </w:r>
      <w:proofErr w:type="spellStart"/>
      <w:r w:rsidR="00BF366E" w:rsidRPr="00814AD1">
        <w:t>karyawan</w:t>
      </w:r>
      <w:proofErr w:type="spellEnd"/>
      <w:r w:rsidR="00BF366E" w:rsidRPr="00814AD1">
        <w:t>/</w:t>
      </w:r>
      <w:proofErr w:type="spellStart"/>
      <w:r w:rsidR="00BF366E" w:rsidRPr="00814AD1">
        <w:t>serikat</w:t>
      </w:r>
      <w:proofErr w:type="spellEnd"/>
      <w:r w:rsidR="00BF366E" w:rsidRPr="00814AD1">
        <w:t>.</w:t>
      </w:r>
    </w:p>
    <w:p w14:paraId="4EFE5BBE" w14:textId="77777777" w:rsidR="00640C20" w:rsidRPr="00814AD1" w:rsidRDefault="001D106C" w:rsidP="000B5F93">
      <w:pPr>
        <w:pStyle w:val="Heading1"/>
        <w:numPr>
          <w:ilvl w:val="0"/>
          <w:numId w:val="1"/>
        </w:numPr>
        <w:tabs>
          <w:tab w:val="left" w:pos="720"/>
        </w:tabs>
        <w:spacing w:line="276" w:lineRule="auto"/>
        <w:ind w:left="734" w:hanging="547"/>
        <w:rPr>
          <w:w w:val="105"/>
          <w:sz w:val="22"/>
          <w:szCs w:val="20"/>
        </w:rPr>
      </w:pPr>
      <w:r>
        <w:rPr>
          <w:w w:val="105"/>
          <w:sz w:val="22"/>
          <w:szCs w:val="20"/>
        </w:rPr>
        <w:t xml:space="preserve">Peran dan </w:t>
      </w:r>
      <w:proofErr w:type="spellStart"/>
      <w:r>
        <w:rPr>
          <w:w w:val="105"/>
          <w:sz w:val="22"/>
          <w:szCs w:val="20"/>
        </w:rPr>
        <w:t>Kewajiban</w:t>
      </w:r>
      <w:proofErr w:type="spellEnd"/>
      <w:r>
        <w:rPr>
          <w:w w:val="105"/>
          <w:sz w:val="22"/>
          <w:szCs w:val="20"/>
        </w:rPr>
        <w:t xml:space="preserve"> </w:t>
      </w:r>
      <w:proofErr w:type="spellStart"/>
      <w:r>
        <w:rPr>
          <w:w w:val="105"/>
          <w:sz w:val="22"/>
          <w:szCs w:val="20"/>
        </w:rPr>
        <w:t>Organisasi</w:t>
      </w:r>
      <w:proofErr w:type="spellEnd"/>
    </w:p>
    <w:p w14:paraId="0F126F47" w14:textId="77777777" w:rsidR="00D57D56" w:rsidRPr="00814AD1" w:rsidRDefault="00D410AF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Pengelolaan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, </w:t>
      </w:r>
      <w:proofErr w:type="spellStart"/>
      <w:r w:rsidRPr="00814AD1">
        <w:t>kesehatan</w:t>
      </w:r>
      <w:proofErr w:type="spellEnd"/>
      <w:r w:rsidRPr="00814AD1">
        <w:t xml:space="preserve">, dan </w:t>
      </w:r>
      <w:proofErr w:type="spellStart"/>
      <w:r w:rsidRPr="00814AD1">
        <w:t>lingkungan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 </w:t>
      </w:r>
      <w:proofErr w:type="spellStart"/>
      <w:r w:rsidRPr="00814AD1">
        <w:t>dilaksanakan</w:t>
      </w:r>
      <w:proofErr w:type="spellEnd"/>
      <w:r w:rsidRPr="00814AD1">
        <w:t xml:space="preserve"> oleh </w:t>
      </w:r>
      <w:proofErr w:type="spellStart"/>
      <w:r w:rsidRPr="00814AD1">
        <w:t>setiap</w:t>
      </w:r>
      <w:proofErr w:type="spellEnd"/>
      <w:r w:rsidRPr="00814AD1">
        <w:t xml:space="preserve"> </w:t>
      </w:r>
      <w:proofErr w:type="spellStart"/>
      <w:r w:rsidRPr="00814AD1">
        <w:t>bagian</w:t>
      </w:r>
      <w:proofErr w:type="spellEnd"/>
      <w:r w:rsidRPr="00814AD1">
        <w:t xml:space="preserve"> </w:t>
      </w:r>
      <w:proofErr w:type="spellStart"/>
      <w:r w:rsidRPr="00814AD1">
        <w:t>atau</w:t>
      </w:r>
      <w:proofErr w:type="spellEnd"/>
      <w:r w:rsidRPr="00814AD1">
        <w:t xml:space="preserve"> </w:t>
      </w:r>
      <w:proofErr w:type="spellStart"/>
      <w:r w:rsidRPr="00814AD1">
        <w:t>departemen</w:t>
      </w:r>
      <w:proofErr w:type="spellEnd"/>
      <w:r w:rsidRPr="00814AD1">
        <w:t xml:space="preserve"> </w:t>
      </w:r>
      <w:proofErr w:type="spellStart"/>
      <w:r w:rsidR="00A85EE3" w:rsidRPr="00814AD1">
        <w:t>dengan</w:t>
      </w:r>
      <w:proofErr w:type="spellEnd"/>
      <w:r w:rsidR="00A85EE3" w:rsidRPr="00814AD1">
        <w:t xml:space="preserve"> </w:t>
      </w:r>
      <w:proofErr w:type="spellStart"/>
      <w:r w:rsidR="00A85EE3" w:rsidRPr="00814AD1">
        <w:t>penanggung</w:t>
      </w:r>
      <w:proofErr w:type="spellEnd"/>
      <w:r w:rsidR="00A85EE3" w:rsidRPr="00814AD1">
        <w:t xml:space="preserve"> </w:t>
      </w:r>
      <w:proofErr w:type="spellStart"/>
      <w:r w:rsidR="00A85EE3" w:rsidRPr="00814AD1">
        <w:t>jawab</w:t>
      </w:r>
      <w:proofErr w:type="spellEnd"/>
      <w:r w:rsidR="00A85EE3" w:rsidRPr="00814AD1">
        <w:t xml:space="preserve"> </w:t>
      </w:r>
      <w:proofErr w:type="spellStart"/>
      <w:r w:rsidR="00A85EE3" w:rsidRPr="00814AD1">
        <w:t>utama</w:t>
      </w:r>
      <w:proofErr w:type="spellEnd"/>
      <w:r w:rsidR="00A85EE3" w:rsidRPr="00814AD1">
        <w:t xml:space="preserve"> </w:t>
      </w:r>
      <w:proofErr w:type="spellStart"/>
      <w:r w:rsidR="00A85EE3" w:rsidRPr="00814AD1">
        <w:t>adalah</w:t>
      </w:r>
      <w:proofErr w:type="spellEnd"/>
      <w:r w:rsidR="00A85EE3" w:rsidRPr="00814AD1">
        <w:t xml:space="preserve"> </w:t>
      </w:r>
      <w:r w:rsidR="00A85EE3" w:rsidRPr="00FC45F7">
        <w:rPr>
          <w:i/>
        </w:rPr>
        <w:t>Project Manager</w:t>
      </w:r>
      <w:r w:rsidR="00A85EE3" w:rsidRPr="00814AD1">
        <w:t xml:space="preserve"> yang </w:t>
      </w:r>
      <w:proofErr w:type="spellStart"/>
      <w:r w:rsidR="00A85EE3" w:rsidRPr="00814AD1">
        <w:t>bertindak</w:t>
      </w:r>
      <w:proofErr w:type="spellEnd"/>
      <w:r w:rsidR="00D57D56" w:rsidRPr="00814AD1">
        <w:t xml:space="preserve"> </w:t>
      </w:r>
      <w:proofErr w:type="spellStart"/>
      <w:r w:rsidR="00D57D56" w:rsidRPr="00814AD1">
        <w:t>secara</w:t>
      </w:r>
      <w:proofErr w:type="spellEnd"/>
      <w:r w:rsidR="00D57D56" w:rsidRPr="00814AD1">
        <w:t xml:space="preserve"> ex-officio</w:t>
      </w:r>
      <w:r w:rsidR="00A85EE3" w:rsidRPr="00814AD1">
        <w:t xml:space="preserve"> </w:t>
      </w:r>
      <w:proofErr w:type="spellStart"/>
      <w:r w:rsidR="00A85EE3" w:rsidRPr="00814AD1">
        <w:t>sebagai</w:t>
      </w:r>
      <w:proofErr w:type="spellEnd"/>
      <w:r w:rsidR="00A85EE3" w:rsidRPr="00814AD1">
        <w:t xml:space="preserve"> </w:t>
      </w:r>
      <w:proofErr w:type="spellStart"/>
      <w:r w:rsidR="00A85EE3" w:rsidRPr="00814AD1">
        <w:t>Penanggung</w:t>
      </w:r>
      <w:proofErr w:type="spellEnd"/>
      <w:r w:rsidR="00A85EE3" w:rsidRPr="00814AD1">
        <w:t xml:space="preserve"> Jawab </w:t>
      </w:r>
      <w:proofErr w:type="spellStart"/>
      <w:r w:rsidR="00A85EE3" w:rsidRPr="00814AD1">
        <w:t>Operasi</w:t>
      </w:r>
      <w:proofErr w:type="spellEnd"/>
      <w:r w:rsidR="00A85EE3" w:rsidRPr="00814AD1">
        <w:t xml:space="preserve"> (PJO) di site</w:t>
      </w:r>
      <w:r w:rsidR="00D57D56" w:rsidRPr="00814AD1">
        <w:t xml:space="preserve"> </w:t>
      </w:r>
      <w:proofErr w:type="spellStart"/>
      <w:r w:rsidR="00D57D56" w:rsidRPr="00814AD1">
        <w:t>sebagaimana</w:t>
      </w:r>
      <w:proofErr w:type="spellEnd"/>
      <w:r w:rsidR="00D57D56" w:rsidRPr="00814AD1">
        <w:t xml:space="preserve"> </w:t>
      </w:r>
      <w:proofErr w:type="spellStart"/>
      <w:r w:rsidR="00D57D56" w:rsidRPr="00814AD1">
        <w:t>ketentuan</w:t>
      </w:r>
      <w:proofErr w:type="spellEnd"/>
      <w:r w:rsidR="00D57D56" w:rsidRPr="00814AD1">
        <w:t xml:space="preserve"> di </w:t>
      </w:r>
      <w:proofErr w:type="spellStart"/>
      <w:r w:rsidR="00D57D56" w:rsidRPr="00814AD1">
        <w:t>dalam</w:t>
      </w:r>
      <w:proofErr w:type="spellEnd"/>
      <w:r w:rsidR="00D57D56" w:rsidRPr="00814AD1">
        <w:t xml:space="preserve"> </w:t>
      </w:r>
      <w:proofErr w:type="spellStart"/>
      <w:r w:rsidR="00D57D56" w:rsidRPr="00814AD1">
        <w:t>Kepmen</w:t>
      </w:r>
      <w:proofErr w:type="spellEnd"/>
      <w:r w:rsidR="00D57D56" w:rsidRPr="00814AD1">
        <w:t xml:space="preserve"> ESDM No. 1827K/2018 Lampiran I</w:t>
      </w:r>
      <w:r w:rsidR="00A85EE3" w:rsidRPr="00814AD1">
        <w:t>.</w:t>
      </w:r>
      <w:r w:rsidR="00D57D56" w:rsidRPr="00814AD1">
        <w:t xml:space="preserve"> </w:t>
      </w:r>
    </w:p>
    <w:p w14:paraId="5143B5CF" w14:textId="77777777" w:rsidR="00256EF2" w:rsidRPr="00814AD1" w:rsidRDefault="00D57D56" w:rsidP="000B5F93">
      <w:pPr>
        <w:pStyle w:val="BodyText"/>
        <w:spacing w:after="120" w:line="276" w:lineRule="auto"/>
        <w:ind w:left="720"/>
        <w:jc w:val="both"/>
      </w:pPr>
      <w:r w:rsidRPr="00814AD1">
        <w:t xml:space="preserve">Perusahaan </w:t>
      </w:r>
      <w:proofErr w:type="spellStart"/>
      <w:r w:rsidRPr="00814AD1">
        <w:t>menetapkan</w:t>
      </w:r>
      <w:proofErr w:type="spellEnd"/>
      <w:r w:rsidRPr="00814AD1">
        <w:t xml:space="preserve"> </w:t>
      </w:r>
      <w:r w:rsidRPr="00814AD1">
        <w:rPr>
          <w:b/>
        </w:rPr>
        <w:t xml:space="preserve">Bagian </w:t>
      </w:r>
      <w:proofErr w:type="spellStart"/>
      <w:r w:rsidRPr="00814AD1">
        <w:rPr>
          <w:b/>
        </w:rPr>
        <w:t>Keselamatan</w:t>
      </w:r>
      <w:proofErr w:type="spellEnd"/>
      <w:r w:rsidRPr="00814AD1">
        <w:rPr>
          <w:b/>
        </w:rPr>
        <w:t xml:space="preserve"> </w:t>
      </w:r>
      <w:proofErr w:type="spellStart"/>
      <w:r w:rsidRPr="00814AD1">
        <w:rPr>
          <w:b/>
        </w:rPr>
        <w:t>Pertambangan</w:t>
      </w:r>
      <w:proofErr w:type="spellEnd"/>
      <w:r w:rsidRPr="00814AD1">
        <w:rPr>
          <w:b/>
        </w:rPr>
        <w:t xml:space="preserve"> &amp; </w:t>
      </w:r>
      <w:proofErr w:type="spellStart"/>
      <w:r w:rsidRPr="00814AD1">
        <w:rPr>
          <w:b/>
        </w:rPr>
        <w:t>Lingkungan</w:t>
      </w:r>
      <w:proofErr w:type="spellEnd"/>
      <w:r w:rsidRPr="00814AD1">
        <w:rPr>
          <w:b/>
        </w:rPr>
        <w:t xml:space="preserve"> (KP</w:t>
      </w:r>
      <w:r w:rsidR="001F4C3D" w:rsidRPr="00814AD1">
        <w:rPr>
          <w:b/>
        </w:rPr>
        <w:t>L</w:t>
      </w:r>
      <w:r w:rsidRPr="00814AD1">
        <w:rPr>
          <w:b/>
        </w:rPr>
        <w:t>)</w:t>
      </w:r>
      <w:r w:rsidRPr="00814AD1">
        <w:t xml:space="preserve">  yang </w:t>
      </w:r>
      <w:proofErr w:type="spellStart"/>
      <w:r w:rsidRPr="00814AD1">
        <w:t>memiliki</w:t>
      </w:r>
      <w:proofErr w:type="spellEnd"/>
      <w:r w:rsidRPr="00814AD1">
        <w:t xml:space="preserve"> 2 </w:t>
      </w:r>
      <w:r w:rsidR="00FC45F7">
        <w:t>(</w:t>
      </w:r>
      <w:proofErr w:type="spellStart"/>
      <w:r w:rsidR="00FC45F7">
        <w:t>dua</w:t>
      </w:r>
      <w:proofErr w:type="spellEnd"/>
      <w:r w:rsidR="00FC45F7">
        <w:t xml:space="preserve">) </w:t>
      </w:r>
      <w:r w:rsidRPr="00814AD1">
        <w:t xml:space="preserve">unit </w:t>
      </w:r>
      <w:proofErr w:type="spellStart"/>
      <w:r w:rsidRPr="00814AD1">
        <w:t>kerja</w:t>
      </w:r>
      <w:proofErr w:type="spellEnd"/>
      <w:r w:rsidRPr="00814AD1">
        <w:t xml:space="preserve"> </w:t>
      </w:r>
      <w:proofErr w:type="spellStart"/>
      <w:r w:rsidRPr="00814AD1">
        <w:t>utama</w:t>
      </w:r>
      <w:proofErr w:type="spellEnd"/>
      <w:r w:rsidRPr="00814AD1">
        <w:t xml:space="preserve"> </w:t>
      </w:r>
      <w:proofErr w:type="spellStart"/>
      <w:r w:rsidRPr="00814AD1">
        <w:t>yaitu</w:t>
      </w:r>
      <w:proofErr w:type="spellEnd"/>
      <w:r w:rsidRPr="00814AD1">
        <w:t xml:space="preserve"> </w:t>
      </w:r>
      <w:proofErr w:type="spellStart"/>
      <w:r w:rsidRPr="00814AD1">
        <w:rPr>
          <w:b/>
        </w:rPr>
        <w:t>Keselamatan</w:t>
      </w:r>
      <w:proofErr w:type="spellEnd"/>
      <w:r w:rsidRPr="00814AD1">
        <w:rPr>
          <w:b/>
        </w:rPr>
        <w:t xml:space="preserve"> dan Kesehatan </w:t>
      </w:r>
      <w:proofErr w:type="spellStart"/>
      <w:r w:rsidRPr="00814AD1">
        <w:rPr>
          <w:b/>
        </w:rPr>
        <w:t>Kerja</w:t>
      </w:r>
      <w:proofErr w:type="spellEnd"/>
      <w:r w:rsidRPr="00814AD1">
        <w:rPr>
          <w:b/>
        </w:rPr>
        <w:t xml:space="preserve"> (K3)</w:t>
      </w:r>
      <w:r w:rsidRPr="00814AD1">
        <w:t xml:space="preserve">, </w:t>
      </w:r>
      <w:proofErr w:type="spellStart"/>
      <w:r w:rsidRPr="00814AD1">
        <w:t>serta</w:t>
      </w:r>
      <w:proofErr w:type="spellEnd"/>
      <w:r w:rsidRPr="00814AD1">
        <w:t xml:space="preserve"> </w:t>
      </w:r>
      <w:proofErr w:type="spellStart"/>
      <w:r w:rsidRPr="0086672B">
        <w:rPr>
          <w:b/>
        </w:rPr>
        <w:t>Keselamatan</w:t>
      </w:r>
      <w:proofErr w:type="spellEnd"/>
      <w:r w:rsidRPr="00814AD1">
        <w:t xml:space="preserve"> </w:t>
      </w:r>
      <w:proofErr w:type="spellStart"/>
      <w:r w:rsidRPr="00814AD1">
        <w:rPr>
          <w:b/>
        </w:rPr>
        <w:t>Operasi</w:t>
      </w:r>
      <w:proofErr w:type="spellEnd"/>
      <w:r w:rsidRPr="00814AD1">
        <w:rPr>
          <w:b/>
        </w:rPr>
        <w:t xml:space="preserve"> (KO) </w:t>
      </w:r>
      <w:proofErr w:type="spellStart"/>
      <w:r w:rsidRPr="00814AD1">
        <w:rPr>
          <w:b/>
        </w:rPr>
        <w:t>Pertambangan</w:t>
      </w:r>
      <w:proofErr w:type="spellEnd"/>
      <w:r w:rsidRPr="00814AD1">
        <w:t>.</w:t>
      </w:r>
      <w:r w:rsidR="00A85EE3" w:rsidRPr="00814AD1">
        <w:t xml:space="preserve"> Bagian KP</w:t>
      </w:r>
      <w:r w:rsidR="001F4C3D" w:rsidRPr="00814AD1">
        <w:t>L</w:t>
      </w:r>
      <w:r w:rsidR="00A85EE3" w:rsidRPr="00814AD1">
        <w:t xml:space="preserve"> </w:t>
      </w:r>
      <w:proofErr w:type="spellStart"/>
      <w:r w:rsidR="00A85EE3" w:rsidRPr="00814AD1">
        <w:t>dipimpin</w:t>
      </w:r>
      <w:proofErr w:type="spellEnd"/>
      <w:r w:rsidR="00A85EE3" w:rsidRPr="00814AD1">
        <w:t xml:space="preserve"> </w:t>
      </w:r>
      <w:proofErr w:type="spellStart"/>
      <w:r w:rsidRPr="00814AD1">
        <w:t>seorang</w:t>
      </w:r>
      <w:proofErr w:type="spellEnd"/>
      <w:r w:rsidRPr="00814AD1">
        <w:t xml:space="preserve"> </w:t>
      </w:r>
      <w:proofErr w:type="spellStart"/>
      <w:r w:rsidRPr="00814AD1">
        <w:t>pejabat</w:t>
      </w:r>
      <w:proofErr w:type="spellEnd"/>
      <w:r w:rsidRPr="00814AD1">
        <w:t xml:space="preserve"> </w:t>
      </w:r>
      <w:proofErr w:type="spellStart"/>
      <w:r w:rsidRPr="00814AD1">
        <w:t>setingkat</w:t>
      </w:r>
      <w:proofErr w:type="spellEnd"/>
      <w:r w:rsidRPr="00814AD1">
        <w:t xml:space="preserve"> </w:t>
      </w:r>
      <w:r w:rsidRPr="00FC45F7">
        <w:rPr>
          <w:i/>
        </w:rPr>
        <w:t>superintendent</w:t>
      </w:r>
      <w:r w:rsidRPr="00814AD1">
        <w:t xml:space="preserve"> </w:t>
      </w:r>
      <w:r w:rsidR="00A85EE3" w:rsidRPr="00814AD1">
        <w:t xml:space="preserve">yang </w:t>
      </w:r>
      <w:proofErr w:type="spellStart"/>
      <w:r w:rsidR="00A85EE3" w:rsidRPr="00814AD1">
        <w:t>bertanggung</w:t>
      </w:r>
      <w:proofErr w:type="spellEnd"/>
      <w:r w:rsidR="00A85EE3" w:rsidRPr="00814AD1">
        <w:t xml:space="preserve"> </w:t>
      </w:r>
      <w:proofErr w:type="spellStart"/>
      <w:r w:rsidR="00A85EE3" w:rsidRPr="00814AD1">
        <w:t>jawab</w:t>
      </w:r>
      <w:proofErr w:type="spellEnd"/>
      <w:r w:rsidR="00A85EE3" w:rsidRPr="00814AD1">
        <w:t xml:space="preserve"> </w:t>
      </w:r>
      <w:proofErr w:type="spellStart"/>
      <w:r w:rsidR="00A85EE3" w:rsidRPr="00814AD1">
        <w:t>kepada</w:t>
      </w:r>
      <w:proofErr w:type="spellEnd"/>
      <w:r w:rsidR="00A85EE3" w:rsidRPr="00814AD1">
        <w:t xml:space="preserve"> </w:t>
      </w:r>
      <w:r w:rsidR="00A85EE3" w:rsidRPr="00FC45F7">
        <w:rPr>
          <w:i/>
        </w:rPr>
        <w:t>Project Manager</w:t>
      </w:r>
      <w:r w:rsidR="00A85EE3" w:rsidRPr="00814AD1">
        <w:t xml:space="preserve"> </w:t>
      </w:r>
      <w:proofErr w:type="spellStart"/>
      <w:r w:rsidR="00A85EE3" w:rsidRPr="00814AD1">
        <w:t>secara</w:t>
      </w:r>
      <w:proofErr w:type="spellEnd"/>
      <w:r w:rsidR="00A85EE3" w:rsidRPr="00814AD1">
        <w:t xml:space="preserve"> </w:t>
      </w:r>
      <w:proofErr w:type="spellStart"/>
      <w:r w:rsidR="00A85EE3" w:rsidRPr="00814AD1">
        <w:t>langsung</w:t>
      </w:r>
      <w:proofErr w:type="spellEnd"/>
      <w:r w:rsidR="00A85EE3" w:rsidRPr="00814AD1">
        <w:t xml:space="preserve">. </w:t>
      </w:r>
      <w:proofErr w:type="spellStart"/>
      <w:r w:rsidRPr="00814AD1">
        <w:t>Struktur</w:t>
      </w:r>
      <w:proofErr w:type="spellEnd"/>
      <w:r w:rsidRPr="00814AD1">
        <w:t xml:space="preserve"> </w:t>
      </w:r>
      <w:proofErr w:type="spellStart"/>
      <w:r w:rsidRPr="00814AD1">
        <w:t>organisasi</w:t>
      </w:r>
      <w:proofErr w:type="spellEnd"/>
      <w:r w:rsidRPr="00814AD1">
        <w:t xml:space="preserve"> KPE </w:t>
      </w:r>
      <w:proofErr w:type="spellStart"/>
      <w:r w:rsidRPr="00814AD1">
        <w:t>disesuaikan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</w:t>
      </w:r>
      <w:proofErr w:type="spellStart"/>
      <w:r w:rsidRPr="00814AD1">
        <w:t>tingkat</w:t>
      </w:r>
      <w:proofErr w:type="spellEnd"/>
      <w:r w:rsidRPr="00814AD1">
        <w:t xml:space="preserve"> </w:t>
      </w:r>
      <w:proofErr w:type="spellStart"/>
      <w:r w:rsidRPr="00814AD1">
        <w:t>kompleksitas</w:t>
      </w:r>
      <w:proofErr w:type="spellEnd"/>
      <w:r w:rsidRPr="00814AD1">
        <w:t xml:space="preserve"> dan </w:t>
      </w:r>
      <w:proofErr w:type="spellStart"/>
      <w:r w:rsidRPr="00814AD1">
        <w:t>luasan</w:t>
      </w:r>
      <w:proofErr w:type="spellEnd"/>
      <w:r w:rsidRPr="00814AD1">
        <w:t xml:space="preserve"> </w:t>
      </w:r>
      <w:proofErr w:type="spellStart"/>
      <w:r w:rsidRPr="00814AD1">
        <w:t>operasional</w:t>
      </w:r>
      <w:proofErr w:type="spellEnd"/>
      <w:r w:rsidRPr="00814AD1">
        <w:t xml:space="preserve"> </w:t>
      </w:r>
      <w:proofErr w:type="spellStart"/>
      <w:r w:rsidRPr="00814AD1">
        <w:t>perusahaan</w:t>
      </w:r>
      <w:proofErr w:type="spellEnd"/>
      <w:r w:rsidRPr="00814AD1">
        <w:t xml:space="preserve"> </w:t>
      </w:r>
      <w:proofErr w:type="spellStart"/>
      <w:r w:rsidRPr="00814AD1">
        <w:t>sesuai</w:t>
      </w:r>
      <w:proofErr w:type="spellEnd"/>
      <w:r w:rsidRPr="00814AD1">
        <w:t xml:space="preserve"> </w:t>
      </w:r>
      <w:proofErr w:type="spellStart"/>
      <w:r w:rsidRPr="00814AD1">
        <w:t>klausul</w:t>
      </w:r>
      <w:proofErr w:type="spellEnd"/>
      <w:r w:rsidRPr="00814AD1">
        <w:t xml:space="preserve"> </w:t>
      </w:r>
      <w:proofErr w:type="spellStart"/>
      <w:r w:rsidRPr="00814AD1">
        <w:t>kontraktual</w:t>
      </w:r>
      <w:proofErr w:type="spellEnd"/>
      <w:r w:rsidRPr="00814AD1">
        <w:t>.</w:t>
      </w:r>
      <w:r w:rsidR="00C759FC" w:rsidRPr="00814AD1">
        <w:t xml:space="preserve"> </w:t>
      </w:r>
    </w:p>
    <w:p w14:paraId="2DA296D3" w14:textId="77777777" w:rsidR="008A7C75" w:rsidRPr="00814AD1" w:rsidRDefault="008A7C75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Dalam</w:t>
      </w:r>
      <w:proofErr w:type="spellEnd"/>
      <w:r w:rsidRPr="00814AD1">
        <w:t xml:space="preserve"> </w:t>
      </w:r>
      <w:proofErr w:type="spellStart"/>
      <w:r w:rsidRPr="00814AD1">
        <w:t>menjalankan</w:t>
      </w:r>
      <w:proofErr w:type="spellEnd"/>
      <w:r w:rsidRPr="00814AD1">
        <w:t xml:space="preserve"> </w:t>
      </w:r>
      <w:proofErr w:type="spellStart"/>
      <w:r w:rsidRPr="00814AD1">
        <w:t>fungsional</w:t>
      </w:r>
      <w:proofErr w:type="spellEnd"/>
      <w:r w:rsidRPr="00814AD1">
        <w:t xml:space="preserve"> </w:t>
      </w:r>
      <w:proofErr w:type="spellStart"/>
      <w:r w:rsidRPr="00814AD1">
        <w:t>pengawasan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, PJO </w:t>
      </w:r>
      <w:proofErr w:type="spellStart"/>
      <w:r w:rsidRPr="00814AD1">
        <w:t>mengangkat</w:t>
      </w:r>
      <w:proofErr w:type="spellEnd"/>
      <w:r w:rsidRPr="00814AD1">
        <w:t xml:space="preserve"> </w:t>
      </w:r>
      <w:proofErr w:type="spellStart"/>
      <w:r w:rsidRPr="00814AD1">
        <w:t>sejumlah</w:t>
      </w:r>
      <w:proofErr w:type="spellEnd"/>
      <w:r w:rsidRPr="00814AD1">
        <w:t xml:space="preserve"> </w:t>
      </w:r>
      <w:proofErr w:type="spellStart"/>
      <w:r w:rsidRPr="00814AD1">
        <w:t>pengawas</w:t>
      </w:r>
      <w:proofErr w:type="spellEnd"/>
      <w:r w:rsidRPr="00814AD1">
        <w:t xml:space="preserve"> </w:t>
      </w:r>
      <w:proofErr w:type="spellStart"/>
      <w:r w:rsidRPr="00814AD1">
        <w:t>untuk</w:t>
      </w:r>
      <w:proofErr w:type="spellEnd"/>
      <w:r w:rsidRPr="00814AD1">
        <w:t xml:space="preserve"> </w:t>
      </w:r>
      <w:proofErr w:type="spellStart"/>
      <w:r w:rsidRPr="00814AD1">
        <w:t>membantunya</w:t>
      </w:r>
      <w:proofErr w:type="spellEnd"/>
      <w:r w:rsidRPr="00814AD1">
        <w:t xml:space="preserve"> </w:t>
      </w:r>
      <w:proofErr w:type="spellStart"/>
      <w:r w:rsidRPr="00814AD1">
        <w:t>sebagai</w:t>
      </w:r>
      <w:proofErr w:type="spellEnd"/>
      <w:r w:rsidRPr="00814AD1">
        <w:t>:</w:t>
      </w:r>
    </w:p>
    <w:p w14:paraId="5180E136" w14:textId="77777777" w:rsidR="008A7C75" w:rsidRPr="00814AD1" w:rsidRDefault="008A7C75" w:rsidP="000B5F93">
      <w:pPr>
        <w:pStyle w:val="BodyText"/>
        <w:numPr>
          <w:ilvl w:val="0"/>
          <w:numId w:val="20"/>
        </w:numPr>
        <w:spacing w:after="120" w:line="276" w:lineRule="auto"/>
        <w:jc w:val="both"/>
      </w:pPr>
      <w:proofErr w:type="spellStart"/>
      <w:r w:rsidRPr="00814AD1">
        <w:rPr>
          <w:b/>
        </w:rPr>
        <w:t>Pengawas</w:t>
      </w:r>
      <w:proofErr w:type="spellEnd"/>
      <w:r w:rsidRPr="00814AD1">
        <w:rPr>
          <w:b/>
        </w:rPr>
        <w:t xml:space="preserve"> </w:t>
      </w:r>
      <w:proofErr w:type="spellStart"/>
      <w:r w:rsidRPr="00814AD1">
        <w:rPr>
          <w:b/>
        </w:rPr>
        <w:t>Operasional</w:t>
      </w:r>
      <w:proofErr w:type="spellEnd"/>
      <w:r w:rsidRPr="00814AD1">
        <w:t xml:space="preserve"> yang </w:t>
      </w:r>
      <w:proofErr w:type="spellStart"/>
      <w:r w:rsidRPr="00814AD1">
        <w:t>bertanggung</w:t>
      </w:r>
      <w:proofErr w:type="spellEnd"/>
      <w:r w:rsidRPr="00814AD1">
        <w:t xml:space="preserve"> </w:t>
      </w:r>
      <w:proofErr w:type="spellStart"/>
      <w:r w:rsidRPr="00814AD1">
        <w:t>jawab</w:t>
      </w:r>
      <w:proofErr w:type="spellEnd"/>
      <w:r w:rsidRPr="00814AD1">
        <w:t xml:space="preserve"> </w:t>
      </w:r>
      <w:proofErr w:type="spellStart"/>
      <w:r w:rsidRPr="00814AD1">
        <w:t>dalam</w:t>
      </w:r>
      <w:proofErr w:type="spellEnd"/>
      <w:r w:rsidRPr="00814AD1">
        <w:t xml:space="preserve"> </w:t>
      </w:r>
      <w:proofErr w:type="spellStart"/>
      <w:r w:rsidRPr="00814AD1">
        <w:t>melaksanakan</w:t>
      </w:r>
      <w:proofErr w:type="spellEnd"/>
      <w:r w:rsidRPr="00814AD1">
        <w:t xml:space="preserve"> </w:t>
      </w:r>
      <w:proofErr w:type="spellStart"/>
      <w:r w:rsidRPr="00814AD1">
        <w:t>inspeksi</w:t>
      </w:r>
      <w:proofErr w:type="spellEnd"/>
      <w:r w:rsidRPr="00814AD1">
        <w:t xml:space="preserve">, </w:t>
      </w:r>
      <w:proofErr w:type="spellStart"/>
      <w:r w:rsidRPr="00814AD1">
        <w:t>pemeriksaan</w:t>
      </w:r>
      <w:proofErr w:type="spellEnd"/>
      <w:r w:rsidRPr="00814AD1">
        <w:t xml:space="preserve">, dan </w:t>
      </w:r>
      <w:proofErr w:type="spellStart"/>
      <w:r w:rsidRPr="00814AD1">
        <w:t>pengujian</w:t>
      </w:r>
      <w:proofErr w:type="spellEnd"/>
      <w:r w:rsidRPr="00814AD1">
        <w:t xml:space="preserve"> </w:t>
      </w:r>
      <w:proofErr w:type="spellStart"/>
      <w:r w:rsidRPr="00814AD1">
        <w:t>kegiatan</w:t>
      </w:r>
      <w:proofErr w:type="spellEnd"/>
      <w:r w:rsidRPr="00814AD1">
        <w:t xml:space="preserve"> </w:t>
      </w:r>
      <w:proofErr w:type="spellStart"/>
      <w:r w:rsidRPr="00814AD1">
        <w:t>operasional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 di area </w:t>
      </w:r>
      <w:proofErr w:type="spellStart"/>
      <w:r w:rsidRPr="00814AD1">
        <w:t>kerja</w:t>
      </w:r>
      <w:proofErr w:type="spellEnd"/>
      <w:r w:rsidRPr="00814AD1">
        <w:t xml:space="preserve"> yang </w:t>
      </w:r>
      <w:proofErr w:type="spellStart"/>
      <w:r w:rsidRPr="00814AD1">
        <w:t>menjadi</w:t>
      </w:r>
      <w:proofErr w:type="spellEnd"/>
      <w:r w:rsidRPr="00814AD1">
        <w:t xml:space="preserve"> </w:t>
      </w:r>
      <w:proofErr w:type="spellStart"/>
      <w:r w:rsidRPr="00814AD1">
        <w:t>tanggung</w:t>
      </w:r>
      <w:proofErr w:type="spellEnd"/>
      <w:r w:rsidRPr="00814AD1">
        <w:t xml:space="preserve"> </w:t>
      </w:r>
      <w:proofErr w:type="spellStart"/>
      <w:r w:rsidRPr="00814AD1">
        <w:t>jawabnya</w:t>
      </w:r>
      <w:proofErr w:type="spellEnd"/>
      <w:r w:rsidR="0086672B">
        <w:t>.</w:t>
      </w:r>
    </w:p>
    <w:p w14:paraId="584CB62C" w14:textId="77777777" w:rsidR="008A7C75" w:rsidRPr="00814AD1" w:rsidRDefault="008A7C75" w:rsidP="000B5F93">
      <w:pPr>
        <w:pStyle w:val="BodyText"/>
        <w:numPr>
          <w:ilvl w:val="0"/>
          <w:numId w:val="20"/>
        </w:numPr>
        <w:spacing w:after="120" w:line="276" w:lineRule="auto"/>
        <w:jc w:val="both"/>
      </w:pPr>
      <w:proofErr w:type="spellStart"/>
      <w:r w:rsidRPr="00814AD1">
        <w:rPr>
          <w:b/>
        </w:rPr>
        <w:t>Pengawas</w:t>
      </w:r>
      <w:proofErr w:type="spellEnd"/>
      <w:r w:rsidRPr="00814AD1">
        <w:rPr>
          <w:b/>
        </w:rPr>
        <w:t xml:space="preserve"> Teknis</w:t>
      </w:r>
      <w:r w:rsidRPr="00814AD1">
        <w:t xml:space="preserve"> yang </w:t>
      </w:r>
      <w:proofErr w:type="spellStart"/>
      <w:r w:rsidRPr="00814AD1">
        <w:t>bertanggung</w:t>
      </w:r>
      <w:proofErr w:type="spellEnd"/>
      <w:r w:rsidRPr="00814AD1">
        <w:t xml:space="preserve"> </w:t>
      </w:r>
      <w:proofErr w:type="spellStart"/>
      <w:r w:rsidRPr="00814AD1">
        <w:t>dalam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 </w:t>
      </w:r>
      <w:proofErr w:type="spellStart"/>
      <w:r w:rsidRPr="00814AD1">
        <w:t>pemasangan</w:t>
      </w:r>
      <w:proofErr w:type="spellEnd"/>
      <w:r w:rsidRPr="00814AD1">
        <w:t xml:space="preserve">, </w:t>
      </w:r>
      <w:proofErr w:type="spellStart"/>
      <w:r w:rsidRPr="00814AD1">
        <w:t>pemeliharaan</w:t>
      </w:r>
      <w:proofErr w:type="spellEnd"/>
      <w:r w:rsidRPr="00814AD1">
        <w:t xml:space="preserve">, </w:t>
      </w:r>
      <w:proofErr w:type="spellStart"/>
      <w:r w:rsidRPr="00814AD1">
        <w:lastRenderedPageBreak/>
        <w:t>pemeriksaan</w:t>
      </w:r>
      <w:proofErr w:type="spellEnd"/>
      <w:r w:rsidRPr="00814AD1">
        <w:t xml:space="preserve">, dan </w:t>
      </w:r>
      <w:proofErr w:type="spellStart"/>
      <w:r w:rsidRPr="00814AD1">
        <w:t>pengujian</w:t>
      </w:r>
      <w:proofErr w:type="spellEnd"/>
      <w:r w:rsidRPr="00814AD1">
        <w:t xml:space="preserve"> </w:t>
      </w:r>
      <w:proofErr w:type="spellStart"/>
      <w:r w:rsidRPr="00814AD1">
        <w:t>terhadap</w:t>
      </w:r>
      <w:proofErr w:type="spellEnd"/>
      <w:r w:rsidRPr="00814AD1">
        <w:t xml:space="preserve"> </w:t>
      </w:r>
      <w:proofErr w:type="spellStart"/>
      <w:r w:rsidRPr="00814AD1">
        <w:t>sarana</w:t>
      </w:r>
      <w:proofErr w:type="spellEnd"/>
      <w:r w:rsidRPr="00814AD1">
        <w:t xml:space="preserve">, </w:t>
      </w:r>
      <w:proofErr w:type="spellStart"/>
      <w:r w:rsidRPr="00814AD1">
        <w:t>prasarana</w:t>
      </w:r>
      <w:proofErr w:type="spellEnd"/>
      <w:r w:rsidRPr="00814AD1">
        <w:t xml:space="preserve">, </w:t>
      </w:r>
      <w:proofErr w:type="spellStart"/>
      <w:r w:rsidRPr="00814AD1">
        <w:t>instalasi</w:t>
      </w:r>
      <w:proofErr w:type="spellEnd"/>
      <w:r w:rsidRPr="00814AD1">
        <w:t xml:space="preserve">, dan </w:t>
      </w:r>
      <w:proofErr w:type="spellStart"/>
      <w:r w:rsidRPr="00814AD1">
        <w:t>peralatan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 yang </w:t>
      </w:r>
      <w:proofErr w:type="spellStart"/>
      <w:r w:rsidRPr="00814AD1">
        <w:t>menjadi</w:t>
      </w:r>
      <w:proofErr w:type="spellEnd"/>
      <w:r w:rsidRPr="00814AD1">
        <w:t xml:space="preserve"> </w:t>
      </w:r>
      <w:proofErr w:type="spellStart"/>
      <w:r w:rsidRPr="00814AD1">
        <w:t>tanggung</w:t>
      </w:r>
      <w:proofErr w:type="spellEnd"/>
      <w:r w:rsidRPr="00814AD1">
        <w:t xml:space="preserve"> </w:t>
      </w:r>
      <w:proofErr w:type="spellStart"/>
      <w:r w:rsidRPr="00814AD1">
        <w:t>jawabnya</w:t>
      </w:r>
      <w:proofErr w:type="spellEnd"/>
      <w:r w:rsidR="00401345" w:rsidRPr="00814AD1">
        <w:t>.</w:t>
      </w:r>
    </w:p>
    <w:p w14:paraId="11F5A2DC" w14:textId="77777777" w:rsidR="00883166" w:rsidRPr="00814AD1" w:rsidRDefault="008A7C75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Selanjutnya</w:t>
      </w:r>
      <w:proofErr w:type="spellEnd"/>
      <w:r w:rsidRPr="00814AD1">
        <w:t xml:space="preserve">, </w:t>
      </w:r>
      <w:proofErr w:type="spellStart"/>
      <w:r w:rsidRPr="00814AD1">
        <w:t>s</w:t>
      </w:r>
      <w:r w:rsidR="00256EF2" w:rsidRPr="00814AD1">
        <w:t>ecara</w:t>
      </w:r>
      <w:proofErr w:type="spellEnd"/>
      <w:r w:rsidR="00256EF2" w:rsidRPr="00814AD1">
        <w:t xml:space="preserve"> </w:t>
      </w:r>
      <w:proofErr w:type="spellStart"/>
      <w:r w:rsidR="00256EF2" w:rsidRPr="00814AD1">
        <w:t>fungsional</w:t>
      </w:r>
      <w:proofErr w:type="spellEnd"/>
      <w:r w:rsidR="00D57D56" w:rsidRPr="00814AD1">
        <w:t xml:space="preserve"> </w:t>
      </w:r>
      <w:proofErr w:type="spellStart"/>
      <w:r w:rsidR="00D57D56" w:rsidRPr="00814AD1">
        <w:t>untuk</w:t>
      </w:r>
      <w:proofErr w:type="spellEnd"/>
      <w:r w:rsidR="00D57D56" w:rsidRPr="00814AD1">
        <w:t xml:space="preserve"> </w:t>
      </w:r>
      <w:proofErr w:type="spellStart"/>
      <w:r w:rsidR="00D57D56" w:rsidRPr="00814AD1">
        <w:t>memastikan</w:t>
      </w:r>
      <w:proofErr w:type="spellEnd"/>
      <w:r w:rsidR="00D57D56" w:rsidRPr="00814AD1">
        <w:t xml:space="preserve"> </w:t>
      </w:r>
      <w:proofErr w:type="spellStart"/>
      <w:r w:rsidR="00D57D56" w:rsidRPr="00814AD1">
        <w:t>efektifitas</w:t>
      </w:r>
      <w:proofErr w:type="spellEnd"/>
      <w:r w:rsidR="00D57D56" w:rsidRPr="00814AD1">
        <w:t xml:space="preserve"> </w:t>
      </w:r>
      <w:proofErr w:type="spellStart"/>
      <w:r w:rsidR="00D57D56" w:rsidRPr="00814AD1">
        <w:t>pengelolaan</w:t>
      </w:r>
      <w:proofErr w:type="spellEnd"/>
      <w:r w:rsidR="00D57D56" w:rsidRPr="00814AD1">
        <w:t xml:space="preserve"> </w:t>
      </w:r>
      <w:proofErr w:type="spellStart"/>
      <w:r w:rsidR="00D57D56" w:rsidRPr="00814AD1">
        <w:t>Keselamatan</w:t>
      </w:r>
      <w:proofErr w:type="spellEnd"/>
      <w:r w:rsidR="00D57D56" w:rsidRPr="00814AD1">
        <w:t xml:space="preserve">, Kesehatan, dan </w:t>
      </w:r>
      <w:proofErr w:type="spellStart"/>
      <w:r w:rsidR="00D57D56" w:rsidRPr="00814AD1">
        <w:t>Lingkungan</w:t>
      </w:r>
      <w:proofErr w:type="spellEnd"/>
      <w:r w:rsidR="00D57D56" w:rsidRPr="00814AD1">
        <w:t xml:space="preserve"> </w:t>
      </w:r>
      <w:proofErr w:type="spellStart"/>
      <w:r w:rsidR="00D57D56" w:rsidRPr="00814AD1">
        <w:t>Pertambangan</w:t>
      </w:r>
      <w:proofErr w:type="spellEnd"/>
      <w:r w:rsidR="00256EF2" w:rsidRPr="00814AD1">
        <w:t xml:space="preserve"> Project Manager </w:t>
      </w:r>
      <w:proofErr w:type="spellStart"/>
      <w:r w:rsidR="00256EF2" w:rsidRPr="00814AD1">
        <w:t>membentuk</w:t>
      </w:r>
      <w:proofErr w:type="spellEnd"/>
      <w:r w:rsidR="00256EF2" w:rsidRPr="00814AD1">
        <w:t xml:space="preserve"> </w:t>
      </w:r>
      <w:proofErr w:type="spellStart"/>
      <w:r w:rsidR="00256EF2" w:rsidRPr="00814AD1">
        <w:t>Komite</w:t>
      </w:r>
      <w:proofErr w:type="spellEnd"/>
      <w:r w:rsidR="00256EF2" w:rsidRPr="00814AD1">
        <w:t xml:space="preserve"> </w:t>
      </w:r>
      <w:proofErr w:type="spellStart"/>
      <w:r w:rsidR="00256EF2" w:rsidRPr="00814AD1">
        <w:t>Keselamatan</w:t>
      </w:r>
      <w:proofErr w:type="spellEnd"/>
      <w:r w:rsidR="00256EF2" w:rsidRPr="00814AD1">
        <w:t xml:space="preserve"> </w:t>
      </w:r>
      <w:proofErr w:type="spellStart"/>
      <w:r w:rsidR="00256EF2" w:rsidRPr="00814AD1">
        <w:t>Pertambangan</w:t>
      </w:r>
      <w:proofErr w:type="spellEnd"/>
      <w:r w:rsidR="00256EF2" w:rsidRPr="00814AD1">
        <w:t xml:space="preserve"> yang </w:t>
      </w:r>
      <w:proofErr w:type="spellStart"/>
      <w:r w:rsidR="00256EF2" w:rsidRPr="00814AD1">
        <w:t>terdiri</w:t>
      </w:r>
      <w:proofErr w:type="spellEnd"/>
      <w:r w:rsidR="00256EF2" w:rsidRPr="00814AD1">
        <w:t xml:space="preserve"> </w:t>
      </w:r>
      <w:proofErr w:type="spellStart"/>
      <w:r w:rsidR="00256EF2" w:rsidRPr="00814AD1">
        <w:t>dari</w:t>
      </w:r>
      <w:proofErr w:type="spellEnd"/>
      <w:r w:rsidR="00256EF2" w:rsidRPr="00814AD1">
        <w:t xml:space="preserve"> para </w:t>
      </w:r>
      <w:proofErr w:type="spellStart"/>
      <w:r w:rsidR="00256EF2" w:rsidRPr="00814AD1">
        <w:t>pejabat</w:t>
      </w:r>
      <w:proofErr w:type="spellEnd"/>
      <w:r w:rsidR="00256EF2" w:rsidRPr="00814AD1">
        <w:t xml:space="preserve"> </w:t>
      </w:r>
      <w:proofErr w:type="spellStart"/>
      <w:r w:rsidR="00256EF2" w:rsidRPr="00814AD1">
        <w:t>pemegang</w:t>
      </w:r>
      <w:proofErr w:type="spellEnd"/>
      <w:r w:rsidR="00256EF2" w:rsidRPr="00814AD1">
        <w:t xml:space="preserve"> </w:t>
      </w:r>
      <w:proofErr w:type="spellStart"/>
      <w:r w:rsidR="00256EF2" w:rsidRPr="00814AD1">
        <w:t>hirarki</w:t>
      </w:r>
      <w:proofErr w:type="spellEnd"/>
      <w:r w:rsidR="00256EF2" w:rsidRPr="00814AD1">
        <w:t xml:space="preserve"> </w:t>
      </w:r>
      <w:proofErr w:type="spellStart"/>
      <w:r w:rsidR="00256EF2" w:rsidRPr="00814AD1">
        <w:t>tanggung</w:t>
      </w:r>
      <w:proofErr w:type="spellEnd"/>
      <w:r w:rsidR="00256EF2" w:rsidRPr="00814AD1">
        <w:t xml:space="preserve"> </w:t>
      </w:r>
      <w:proofErr w:type="spellStart"/>
      <w:r w:rsidR="00256EF2" w:rsidRPr="00814AD1">
        <w:t>jawab</w:t>
      </w:r>
      <w:proofErr w:type="spellEnd"/>
      <w:r w:rsidR="00256EF2" w:rsidRPr="00814AD1">
        <w:t xml:space="preserve"> dan </w:t>
      </w:r>
      <w:proofErr w:type="spellStart"/>
      <w:r w:rsidR="00256EF2" w:rsidRPr="00814AD1">
        <w:t>kewenangan</w:t>
      </w:r>
      <w:proofErr w:type="spellEnd"/>
      <w:r w:rsidR="00256EF2" w:rsidRPr="00814AD1">
        <w:t xml:space="preserve"> </w:t>
      </w:r>
      <w:proofErr w:type="spellStart"/>
      <w:r w:rsidR="00256EF2" w:rsidRPr="00814AD1">
        <w:t>dari</w:t>
      </w:r>
      <w:proofErr w:type="spellEnd"/>
      <w:r w:rsidR="00256EF2" w:rsidRPr="00814AD1">
        <w:t xml:space="preserve"> masing-masing section dan </w:t>
      </w:r>
      <w:r w:rsidR="00256EF2" w:rsidRPr="0086672B">
        <w:rPr>
          <w:i/>
        </w:rPr>
        <w:t>project management</w:t>
      </w:r>
      <w:r w:rsidR="00256EF2" w:rsidRPr="00814AD1">
        <w:t xml:space="preserve">. </w:t>
      </w:r>
    </w:p>
    <w:p w14:paraId="1775827A" w14:textId="77777777" w:rsidR="00FF5DE9" w:rsidRPr="00814AD1" w:rsidRDefault="00256EF2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Strukturnya</w:t>
      </w:r>
      <w:proofErr w:type="spellEnd"/>
      <w:r w:rsidRPr="00814AD1">
        <w:t xml:space="preserve"> </w:t>
      </w:r>
      <w:proofErr w:type="spellStart"/>
      <w:r w:rsidRPr="00814AD1">
        <w:t>secara</w:t>
      </w:r>
      <w:proofErr w:type="spellEnd"/>
      <w:r w:rsidRPr="00814AD1">
        <w:t xml:space="preserve"> </w:t>
      </w:r>
      <w:proofErr w:type="spellStart"/>
      <w:r w:rsidRPr="00814AD1">
        <w:t>umum</w:t>
      </w:r>
      <w:proofErr w:type="spellEnd"/>
      <w:r w:rsidRPr="00814AD1">
        <w:t xml:space="preserve"> </w:t>
      </w:r>
      <w:proofErr w:type="spellStart"/>
      <w:r w:rsidRPr="00814AD1">
        <w:t>terdiri</w:t>
      </w:r>
      <w:proofErr w:type="spellEnd"/>
      <w:r w:rsidRPr="00814AD1">
        <w:t xml:space="preserve"> </w:t>
      </w:r>
      <w:proofErr w:type="spellStart"/>
      <w:r w:rsidRPr="00814AD1">
        <w:t>dari</w:t>
      </w:r>
      <w:proofErr w:type="spellEnd"/>
      <w:r w:rsidRPr="00814AD1">
        <w:t>: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2340"/>
        <w:gridCol w:w="4230"/>
      </w:tblGrid>
      <w:tr w:rsidR="00814AD1" w:rsidRPr="00814AD1" w14:paraId="56224EAF" w14:textId="77777777" w:rsidTr="00642E61">
        <w:trPr>
          <w:trHeight w:val="390"/>
        </w:trPr>
        <w:tc>
          <w:tcPr>
            <w:tcW w:w="2340" w:type="dxa"/>
            <w:shd w:val="clear" w:color="auto" w:fill="BFBFBF" w:themeFill="background1" w:themeFillShade="BF"/>
            <w:vAlign w:val="center"/>
          </w:tcPr>
          <w:p w14:paraId="121B50C6" w14:textId="77777777" w:rsidR="00256EF2" w:rsidRPr="00814AD1" w:rsidRDefault="00256EF2" w:rsidP="000B5F93">
            <w:pPr>
              <w:pStyle w:val="BodyText"/>
              <w:spacing w:line="276" w:lineRule="auto"/>
              <w:jc w:val="center"/>
              <w:rPr>
                <w:b/>
                <w:w w:val="105"/>
              </w:rPr>
            </w:pPr>
            <w:proofErr w:type="spellStart"/>
            <w:r w:rsidRPr="00814AD1">
              <w:rPr>
                <w:b/>
                <w:w w:val="105"/>
              </w:rPr>
              <w:t>Struktur</w:t>
            </w:r>
            <w:proofErr w:type="spellEnd"/>
          </w:p>
        </w:tc>
        <w:tc>
          <w:tcPr>
            <w:tcW w:w="4230" w:type="dxa"/>
            <w:shd w:val="clear" w:color="auto" w:fill="BFBFBF" w:themeFill="background1" w:themeFillShade="BF"/>
            <w:vAlign w:val="center"/>
          </w:tcPr>
          <w:p w14:paraId="3CF67639" w14:textId="77777777" w:rsidR="00256EF2" w:rsidRPr="00814AD1" w:rsidRDefault="00256EF2" w:rsidP="000B5F93">
            <w:pPr>
              <w:pStyle w:val="BodyText"/>
              <w:spacing w:line="276" w:lineRule="auto"/>
              <w:jc w:val="center"/>
              <w:rPr>
                <w:b/>
                <w:w w:val="105"/>
              </w:rPr>
            </w:pPr>
            <w:proofErr w:type="spellStart"/>
            <w:r w:rsidRPr="00814AD1">
              <w:rPr>
                <w:b/>
                <w:w w:val="105"/>
              </w:rPr>
              <w:t>Penjabat</w:t>
            </w:r>
            <w:proofErr w:type="spellEnd"/>
            <w:r w:rsidRPr="00814AD1">
              <w:rPr>
                <w:b/>
                <w:w w:val="105"/>
              </w:rPr>
              <w:t xml:space="preserve"> Ex-Officio</w:t>
            </w:r>
          </w:p>
        </w:tc>
      </w:tr>
      <w:tr w:rsidR="00814AD1" w:rsidRPr="00814AD1" w14:paraId="4884A942" w14:textId="77777777" w:rsidTr="00642E61">
        <w:tc>
          <w:tcPr>
            <w:tcW w:w="2340" w:type="dxa"/>
            <w:vAlign w:val="center"/>
          </w:tcPr>
          <w:p w14:paraId="7D317194" w14:textId="77777777" w:rsidR="00256EF2" w:rsidRPr="00814AD1" w:rsidRDefault="00256EF2" w:rsidP="000B5F93">
            <w:pPr>
              <w:pStyle w:val="BodyText"/>
              <w:spacing w:before="60" w:after="60" w:line="276" w:lineRule="auto"/>
              <w:ind w:left="164"/>
              <w:jc w:val="center"/>
            </w:pPr>
            <w:proofErr w:type="spellStart"/>
            <w:r w:rsidRPr="00814AD1">
              <w:t>Ketua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Komite</w:t>
            </w:r>
            <w:proofErr w:type="spellEnd"/>
          </w:p>
        </w:tc>
        <w:tc>
          <w:tcPr>
            <w:tcW w:w="4230" w:type="dxa"/>
            <w:vAlign w:val="center"/>
          </w:tcPr>
          <w:p w14:paraId="6CDF2B15" w14:textId="77777777" w:rsidR="00256EF2" w:rsidRPr="00814AD1" w:rsidRDefault="00256EF2" w:rsidP="000B5F93">
            <w:pPr>
              <w:pStyle w:val="BodyText"/>
              <w:spacing w:before="60" w:after="60" w:line="276" w:lineRule="auto"/>
              <w:ind w:left="164"/>
              <w:jc w:val="center"/>
            </w:pPr>
            <w:r w:rsidRPr="00814AD1">
              <w:t>Project Manager</w:t>
            </w:r>
            <w:r w:rsidR="00AD4CE4" w:rsidRPr="00814AD1">
              <w:t xml:space="preserve"> / PJO</w:t>
            </w:r>
          </w:p>
        </w:tc>
      </w:tr>
      <w:tr w:rsidR="00814AD1" w:rsidRPr="00814AD1" w14:paraId="62AD9B08" w14:textId="77777777" w:rsidTr="00642E61">
        <w:tc>
          <w:tcPr>
            <w:tcW w:w="2340" w:type="dxa"/>
            <w:vAlign w:val="center"/>
          </w:tcPr>
          <w:p w14:paraId="245E20B8" w14:textId="77777777" w:rsidR="00256EF2" w:rsidRPr="00814AD1" w:rsidRDefault="00256EF2" w:rsidP="000B5F93">
            <w:pPr>
              <w:pStyle w:val="BodyText"/>
              <w:spacing w:before="60" w:after="60" w:line="276" w:lineRule="auto"/>
              <w:ind w:left="164"/>
              <w:jc w:val="center"/>
            </w:pPr>
            <w:r w:rsidRPr="00814AD1">
              <w:t>Sekretaris</w:t>
            </w:r>
          </w:p>
        </w:tc>
        <w:tc>
          <w:tcPr>
            <w:tcW w:w="4230" w:type="dxa"/>
            <w:vAlign w:val="center"/>
          </w:tcPr>
          <w:p w14:paraId="4A1A0138" w14:textId="77777777" w:rsidR="00256EF2" w:rsidRPr="00814AD1" w:rsidRDefault="00256EF2" w:rsidP="000B5F93">
            <w:pPr>
              <w:pStyle w:val="BodyText"/>
              <w:spacing w:before="60" w:after="60" w:line="276" w:lineRule="auto"/>
              <w:ind w:left="164"/>
              <w:jc w:val="center"/>
            </w:pPr>
            <w:r w:rsidRPr="00814AD1">
              <w:t xml:space="preserve">Section Head </w:t>
            </w:r>
            <w:r w:rsidR="00FF5DE9" w:rsidRPr="00814AD1">
              <w:t>K</w:t>
            </w:r>
            <w:r w:rsidRPr="00814AD1">
              <w:t>PE Site</w:t>
            </w:r>
          </w:p>
        </w:tc>
      </w:tr>
      <w:tr w:rsidR="00814AD1" w:rsidRPr="00814AD1" w14:paraId="619E3A54" w14:textId="77777777" w:rsidTr="00642E61">
        <w:tc>
          <w:tcPr>
            <w:tcW w:w="2340" w:type="dxa"/>
            <w:vAlign w:val="center"/>
          </w:tcPr>
          <w:p w14:paraId="39216C01" w14:textId="77777777" w:rsidR="00AD4CE4" w:rsidRPr="00814AD1" w:rsidRDefault="00AD4CE4" w:rsidP="000B5F93">
            <w:pPr>
              <w:pStyle w:val="BodyText"/>
              <w:spacing w:before="60" w:after="60" w:line="276" w:lineRule="auto"/>
              <w:ind w:left="164"/>
              <w:jc w:val="center"/>
            </w:pPr>
            <w:proofErr w:type="spellStart"/>
            <w:r w:rsidRPr="00814AD1">
              <w:t>Anggota</w:t>
            </w:r>
            <w:proofErr w:type="spellEnd"/>
          </w:p>
        </w:tc>
        <w:tc>
          <w:tcPr>
            <w:tcW w:w="4230" w:type="dxa"/>
            <w:vAlign w:val="center"/>
          </w:tcPr>
          <w:p w14:paraId="523943FE" w14:textId="77777777" w:rsidR="00AD4CE4" w:rsidRPr="00814AD1" w:rsidRDefault="00256EF2" w:rsidP="000B5F93">
            <w:pPr>
              <w:pStyle w:val="BodyText"/>
              <w:spacing w:before="60" w:after="60" w:line="276" w:lineRule="auto"/>
              <w:ind w:left="164"/>
              <w:jc w:val="center"/>
            </w:pPr>
            <w:proofErr w:type="spellStart"/>
            <w:r w:rsidRPr="00814AD1">
              <w:t>Seluruh</w:t>
            </w:r>
            <w:proofErr w:type="spellEnd"/>
            <w:r w:rsidRPr="00814AD1">
              <w:t xml:space="preserve"> Section Head Site</w:t>
            </w:r>
          </w:p>
          <w:p w14:paraId="79F25B1C" w14:textId="77777777" w:rsidR="00AD4CE4" w:rsidRPr="00814AD1" w:rsidRDefault="00AD4CE4" w:rsidP="000B5F93">
            <w:pPr>
              <w:pStyle w:val="BodyText"/>
              <w:spacing w:before="60" w:after="60" w:line="276" w:lineRule="auto"/>
              <w:ind w:left="164"/>
              <w:jc w:val="center"/>
            </w:pPr>
            <w:r w:rsidRPr="00814AD1">
              <w:t>Wakil K3L &amp; KO Site</w:t>
            </w:r>
          </w:p>
        </w:tc>
      </w:tr>
      <w:tr w:rsidR="00814AD1" w:rsidRPr="00814AD1" w14:paraId="7BB8794D" w14:textId="77777777" w:rsidTr="00642E61">
        <w:tc>
          <w:tcPr>
            <w:tcW w:w="2340" w:type="dxa"/>
            <w:vAlign w:val="center"/>
          </w:tcPr>
          <w:p w14:paraId="0E309DC8" w14:textId="77777777" w:rsidR="00FF5DE9" w:rsidRPr="00814AD1" w:rsidRDefault="00FF5DE9" w:rsidP="000B5F93">
            <w:pPr>
              <w:pStyle w:val="BodyText"/>
              <w:spacing w:before="60" w:after="60" w:line="276" w:lineRule="auto"/>
              <w:ind w:left="164"/>
              <w:jc w:val="center"/>
            </w:pPr>
            <w:proofErr w:type="spellStart"/>
            <w:r w:rsidRPr="00814AD1">
              <w:t>Perwakilan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Karyawan</w:t>
            </w:r>
            <w:proofErr w:type="spellEnd"/>
          </w:p>
        </w:tc>
        <w:tc>
          <w:tcPr>
            <w:tcW w:w="4230" w:type="dxa"/>
            <w:vAlign w:val="center"/>
          </w:tcPr>
          <w:p w14:paraId="7A21BF65" w14:textId="77777777" w:rsidR="00FF5DE9" w:rsidRPr="00814AD1" w:rsidRDefault="00FF5DE9" w:rsidP="000B5F93">
            <w:pPr>
              <w:pStyle w:val="BodyText"/>
              <w:spacing w:before="60" w:after="60" w:line="276" w:lineRule="auto"/>
              <w:ind w:left="164"/>
              <w:jc w:val="center"/>
            </w:pPr>
            <w:r w:rsidRPr="00814AD1">
              <w:t>SHE Representatives Site</w:t>
            </w:r>
          </w:p>
        </w:tc>
      </w:tr>
    </w:tbl>
    <w:p w14:paraId="6F1289AA" w14:textId="77777777" w:rsidR="0014324A" w:rsidRPr="00814AD1" w:rsidRDefault="0014324A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Catatan</w:t>
      </w:r>
      <w:proofErr w:type="spellEnd"/>
      <w:r w:rsidRPr="00814AD1">
        <w:t>:</w:t>
      </w:r>
    </w:p>
    <w:p w14:paraId="353820FD" w14:textId="77777777" w:rsidR="00BF366E" w:rsidRPr="00814AD1" w:rsidRDefault="00BF366E" w:rsidP="000B5F93">
      <w:pPr>
        <w:pStyle w:val="BodyText"/>
        <w:numPr>
          <w:ilvl w:val="0"/>
          <w:numId w:val="22"/>
        </w:numPr>
        <w:spacing w:after="120" w:line="276" w:lineRule="auto"/>
        <w:jc w:val="both"/>
      </w:pPr>
      <w:r w:rsidRPr="00B85BB4">
        <w:rPr>
          <w:i/>
        </w:rPr>
        <w:t>SHE Representative</w:t>
      </w:r>
      <w:r w:rsidRPr="00814AD1">
        <w:t xml:space="preserve"> </w:t>
      </w:r>
      <w:proofErr w:type="spellStart"/>
      <w:r w:rsidRPr="00814AD1">
        <w:t>merupakan</w:t>
      </w:r>
      <w:proofErr w:type="spellEnd"/>
      <w:r w:rsidRPr="00814AD1">
        <w:t xml:space="preserve"> </w:t>
      </w:r>
      <w:proofErr w:type="spellStart"/>
      <w:r w:rsidRPr="00814AD1">
        <w:t>seorang</w:t>
      </w:r>
      <w:proofErr w:type="spellEnd"/>
      <w:r w:rsidRPr="00814AD1">
        <w:t xml:space="preserve"> </w:t>
      </w:r>
      <w:proofErr w:type="spellStart"/>
      <w:r w:rsidRPr="00814AD1">
        <w:t>karyawan</w:t>
      </w:r>
      <w:proofErr w:type="spellEnd"/>
      <w:r w:rsidRPr="00814AD1">
        <w:t xml:space="preserve"> yang </w:t>
      </w:r>
      <w:proofErr w:type="spellStart"/>
      <w:r w:rsidRPr="00814AD1">
        <w:t>dipilih</w:t>
      </w:r>
      <w:proofErr w:type="spellEnd"/>
      <w:r w:rsidRPr="00814AD1">
        <w:t xml:space="preserve"> oleh </w:t>
      </w:r>
      <w:proofErr w:type="spellStart"/>
      <w:r w:rsidRPr="00814AD1">
        <w:t>karyawan</w:t>
      </w:r>
      <w:proofErr w:type="spellEnd"/>
      <w:r w:rsidRPr="00814AD1">
        <w:t xml:space="preserve"> </w:t>
      </w:r>
      <w:proofErr w:type="spellStart"/>
      <w:r w:rsidRPr="00814AD1">
        <w:t>lainnya</w:t>
      </w:r>
      <w:proofErr w:type="spellEnd"/>
      <w:r w:rsidRPr="00814AD1">
        <w:t xml:space="preserve"> </w:t>
      </w:r>
      <w:proofErr w:type="spellStart"/>
      <w:r w:rsidRPr="00814AD1">
        <w:t>untuk</w:t>
      </w:r>
      <w:proofErr w:type="spellEnd"/>
      <w:r w:rsidRPr="00814AD1">
        <w:t xml:space="preserve"> </w:t>
      </w:r>
      <w:proofErr w:type="spellStart"/>
      <w:r w:rsidRPr="00814AD1">
        <w:t>menjadi</w:t>
      </w:r>
      <w:proofErr w:type="spellEnd"/>
      <w:r w:rsidRPr="00814AD1">
        <w:t xml:space="preserve"> wakil </w:t>
      </w:r>
      <w:proofErr w:type="spellStart"/>
      <w:r w:rsidRPr="00814AD1">
        <w:t>dalam</w:t>
      </w:r>
      <w:proofErr w:type="spellEnd"/>
      <w:r w:rsidRPr="00814AD1">
        <w:t xml:space="preserve"> </w:t>
      </w:r>
      <w:proofErr w:type="spellStart"/>
      <w:r w:rsidRPr="00814AD1">
        <w:t>hal</w:t>
      </w:r>
      <w:proofErr w:type="spellEnd"/>
      <w:r w:rsidRPr="00814AD1">
        <w:t xml:space="preserve"> </w:t>
      </w:r>
      <w:proofErr w:type="spellStart"/>
      <w:r w:rsidRPr="00814AD1">
        <w:t>komunikasi</w:t>
      </w:r>
      <w:proofErr w:type="spellEnd"/>
      <w:r w:rsidRPr="00814AD1">
        <w:t xml:space="preserve"> issue-issue </w:t>
      </w:r>
      <w:proofErr w:type="spellStart"/>
      <w:r w:rsidRPr="00814AD1">
        <w:t>keselamatan</w:t>
      </w:r>
      <w:proofErr w:type="spellEnd"/>
      <w:r w:rsidRPr="00814AD1">
        <w:t xml:space="preserve">, </w:t>
      </w:r>
      <w:proofErr w:type="spellStart"/>
      <w:r w:rsidRPr="00814AD1">
        <w:t>kesehatan</w:t>
      </w:r>
      <w:proofErr w:type="spellEnd"/>
      <w:r w:rsidRPr="00814AD1">
        <w:t xml:space="preserve">, dan </w:t>
      </w:r>
      <w:proofErr w:type="spellStart"/>
      <w:r w:rsidRPr="00814AD1">
        <w:t>lingkungan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 </w:t>
      </w:r>
      <w:proofErr w:type="spellStart"/>
      <w:r w:rsidRPr="00814AD1">
        <w:t>kepada</w:t>
      </w:r>
      <w:proofErr w:type="spellEnd"/>
      <w:r w:rsidRPr="00814AD1">
        <w:t xml:space="preserve"> </w:t>
      </w:r>
      <w:proofErr w:type="spellStart"/>
      <w:r w:rsidRPr="00814AD1">
        <w:t>jajaran</w:t>
      </w:r>
      <w:proofErr w:type="spellEnd"/>
      <w:r w:rsidRPr="00814AD1">
        <w:t xml:space="preserve"> </w:t>
      </w:r>
      <w:proofErr w:type="spellStart"/>
      <w:r w:rsidRPr="00814AD1">
        <w:t>manajemen</w:t>
      </w:r>
      <w:proofErr w:type="spellEnd"/>
      <w:r w:rsidRPr="00814AD1">
        <w:t xml:space="preserve"> </w:t>
      </w:r>
      <w:proofErr w:type="spellStart"/>
      <w:r w:rsidRPr="00814AD1">
        <w:t>melalui</w:t>
      </w:r>
      <w:proofErr w:type="spellEnd"/>
      <w:r w:rsidRPr="00814AD1">
        <w:t xml:space="preserve"> </w:t>
      </w:r>
      <w:proofErr w:type="spellStart"/>
      <w:r w:rsidRPr="00814AD1">
        <w:t>komite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="00C653CA" w:rsidRPr="00814AD1">
        <w:t>.</w:t>
      </w:r>
    </w:p>
    <w:p w14:paraId="455668D8" w14:textId="77777777" w:rsidR="008A7C75" w:rsidRPr="00814AD1" w:rsidRDefault="008A7C75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Fungsi</w:t>
      </w:r>
      <w:proofErr w:type="spellEnd"/>
      <w:r w:rsidRPr="00814AD1">
        <w:t xml:space="preserve"> </w:t>
      </w:r>
      <w:proofErr w:type="spellStart"/>
      <w:r w:rsidRPr="00814AD1">
        <w:t>Komite</w:t>
      </w:r>
      <w:proofErr w:type="spellEnd"/>
      <w:r w:rsidRPr="00814AD1">
        <w:t xml:space="preserve"> </w:t>
      </w:r>
      <w:proofErr w:type="spellStart"/>
      <w:r w:rsidRPr="00814AD1">
        <w:t>ini</w:t>
      </w:r>
      <w:proofErr w:type="spellEnd"/>
      <w:r w:rsidRPr="00814AD1">
        <w:t xml:space="preserve"> </w:t>
      </w:r>
      <w:proofErr w:type="spellStart"/>
      <w:r w:rsidRPr="00814AD1">
        <w:t>adalah</w:t>
      </w:r>
      <w:proofErr w:type="spellEnd"/>
      <w:r w:rsidRPr="00814AD1">
        <w:t>:</w:t>
      </w:r>
    </w:p>
    <w:p w14:paraId="1F0105A1" w14:textId="77777777" w:rsidR="008A7C75" w:rsidRPr="00814AD1" w:rsidRDefault="001F4C3D" w:rsidP="000B5F93">
      <w:pPr>
        <w:pStyle w:val="BodyText"/>
        <w:numPr>
          <w:ilvl w:val="0"/>
          <w:numId w:val="21"/>
        </w:numPr>
        <w:spacing w:after="120" w:line="276" w:lineRule="auto"/>
        <w:jc w:val="both"/>
      </w:pPr>
      <w:proofErr w:type="spellStart"/>
      <w:r w:rsidRPr="00814AD1">
        <w:t>Mengidentifikasi</w:t>
      </w:r>
      <w:proofErr w:type="spellEnd"/>
      <w:r w:rsidRPr="00814AD1">
        <w:t xml:space="preserve">, </w:t>
      </w:r>
      <w:proofErr w:type="spellStart"/>
      <w:r w:rsidRPr="00814AD1">
        <w:t>menetapkan</w:t>
      </w:r>
      <w:proofErr w:type="spellEnd"/>
      <w:r w:rsidRPr="00814AD1">
        <w:t xml:space="preserve"> dan </w:t>
      </w:r>
      <w:proofErr w:type="spellStart"/>
      <w:r w:rsidRPr="00814AD1">
        <w:t>m</w:t>
      </w:r>
      <w:r w:rsidR="008A7C75" w:rsidRPr="00814AD1">
        <w:t>engesahkan</w:t>
      </w:r>
      <w:proofErr w:type="spellEnd"/>
      <w:r w:rsidR="008A7C75" w:rsidRPr="00814AD1">
        <w:t xml:space="preserve"> </w:t>
      </w:r>
      <w:proofErr w:type="spellStart"/>
      <w:r w:rsidRPr="00814AD1">
        <w:t>t</w:t>
      </w:r>
      <w:r w:rsidR="008A7C75" w:rsidRPr="00814AD1">
        <w:t>ujuan</w:t>
      </w:r>
      <w:proofErr w:type="spellEnd"/>
      <w:r w:rsidRPr="00814AD1">
        <w:t xml:space="preserve">, </w:t>
      </w:r>
      <w:proofErr w:type="spellStart"/>
      <w:r w:rsidRPr="00814AD1">
        <w:t>s</w:t>
      </w:r>
      <w:r w:rsidR="008A7C75" w:rsidRPr="00814AD1">
        <w:t>asaran</w:t>
      </w:r>
      <w:proofErr w:type="spellEnd"/>
      <w:r w:rsidRPr="00814AD1">
        <w:t>, dan p</w:t>
      </w:r>
      <w:r w:rsidR="008A7C75" w:rsidRPr="00814AD1">
        <w:t xml:space="preserve">rogram </w:t>
      </w:r>
      <w:proofErr w:type="spellStart"/>
      <w:r w:rsidR="008A7C75" w:rsidRPr="00814AD1">
        <w:t>Keselamatan</w:t>
      </w:r>
      <w:proofErr w:type="spellEnd"/>
      <w:r w:rsidR="008A7C75" w:rsidRPr="00814AD1">
        <w:t xml:space="preserve"> </w:t>
      </w:r>
      <w:proofErr w:type="spellStart"/>
      <w:r w:rsidR="008A7C75" w:rsidRPr="00814AD1">
        <w:t>pertambangan</w:t>
      </w:r>
      <w:proofErr w:type="spellEnd"/>
      <w:r w:rsidR="00401345" w:rsidRPr="00814AD1">
        <w:t>.</w:t>
      </w:r>
    </w:p>
    <w:p w14:paraId="0541BF31" w14:textId="77777777" w:rsidR="008A7C75" w:rsidRPr="00814AD1" w:rsidRDefault="008A7C75" w:rsidP="000B5F93">
      <w:pPr>
        <w:pStyle w:val="BodyText"/>
        <w:numPr>
          <w:ilvl w:val="0"/>
          <w:numId w:val="21"/>
        </w:numPr>
        <w:spacing w:after="120" w:line="276" w:lineRule="auto"/>
        <w:jc w:val="both"/>
      </w:pPr>
      <w:proofErr w:type="spellStart"/>
      <w:r w:rsidRPr="00814AD1">
        <w:t>Memastikan</w:t>
      </w:r>
      <w:proofErr w:type="spellEnd"/>
      <w:r w:rsidRPr="00814AD1">
        <w:t xml:space="preserve"> </w:t>
      </w:r>
      <w:proofErr w:type="spellStart"/>
      <w:r w:rsidRPr="00814AD1">
        <w:t>pelaksanaan</w:t>
      </w:r>
      <w:proofErr w:type="spellEnd"/>
      <w:r w:rsidRPr="00814AD1">
        <w:t xml:space="preserve"> dan </w:t>
      </w:r>
      <w:proofErr w:type="spellStart"/>
      <w:r w:rsidRPr="00814AD1">
        <w:t>perkembangan</w:t>
      </w:r>
      <w:proofErr w:type="spellEnd"/>
      <w:r w:rsidRPr="00814AD1">
        <w:t xml:space="preserve"> </w:t>
      </w:r>
      <w:proofErr w:type="spellStart"/>
      <w:r w:rsidR="001F4C3D" w:rsidRPr="00814AD1">
        <w:t>tujuan</w:t>
      </w:r>
      <w:proofErr w:type="spellEnd"/>
      <w:r w:rsidR="001F4C3D" w:rsidRPr="00814AD1">
        <w:t xml:space="preserve">, </w:t>
      </w:r>
      <w:proofErr w:type="spellStart"/>
      <w:r w:rsidR="001F4C3D" w:rsidRPr="00814AD1">
        <w:t>sasaran</w:t>
      </w:r>
      <w:proofErr w:type="spellEnd"/>
      <w:r w:rsidR="001F4C3D" w:rsidRPr="00814AD1">
        <w:t xml:space="preserve">, dan program </w:t>
      </w:r>
      <w:proofErr w:type="spellStart"/>
      <w:r w:rsidR="001F4C3D" w:rsidRPr="00814AD1">
        <w:t>k</w:t>
      </w:r>
      <w:r w:rsidRPr="00814AD1">
        <w:t>esel</w:t>
      </w:r>
      <w:r w:rsidR="001F4C3D" w:rsidRPr="00814AD1">
        <w:t>amatan</w:t>
      </w:r>
      <w:proofErr w:type="spellEnd"/>
      <w:r w:rsidR="001F4C3D" w:rsidRPr="00814AD1">
        <w:t xml:space="preserve"> </w:t>
      </w:r>
      <w:proofErr w:type="spellStart"/>
      <w:r w:rsidR="001F4C3D" w:rsidRPr="00814AD1">
        <w:t>p</w:t>
      </w:r>
      <w:r w:rsidRPr="00814AD1">
        <w:t>ertambangan</w:t>
      </w:r>
      <w:proofErr w:type="spellEnd"/>
      <w:r w:rsidR="00401345" w:rsidRPr="00814AD1">
        <w:t>.</w:t>
      </w:r>
    </w:p>
    <w:p w14:paraId="46507C23" w14:textId="77777777" w:rsidR="008A7C75" w:rsidRPr="00814AD1" w:rsidRDefault="008A7C75" w:rsidP="000B5F93">
      <w:pPr>
        <w:pStyle w:val="BodyText"/>
        <w:numPr>
          <w:ilvl w:val="0"/>
          <w:numId w:val="21"/>
        </w:numPr>
        <w:spacing w:after="120" w:line="276" w:lineRule="auto"/>
        <w:jc w:val="both"/>
      </w:pPr>
      <w:proofErr w:type="spellStart"/>
      <w:r w:rsidRPr="00814AD1">
        <w:t>Memastikan</w:t>
      </w:r>
      <w:proofErr w:type="spellEnd"/>
      <w:r w:rsidRPr="00814AD1">
        <w:t xml:space="preserve"> </w:t>
      </w:r>
      <w:proofErr w:type="spellStart"/>
      <w:r w:rsidRPr="00814AD1">
        <w:t>terbitnya</w:t>
      </w:r>
      <w:proofErr w:type="spellEnd"/>
      <w:r w:rsidRPr="00814AD1">
        <w:t xml:space="preserve"> </w:t>
      </w:r>
      <w:proofErr w:type="spellStart"/>
      <w:r w:rsidR="00702FF5">
        <w:t>k</w:t>
      </w:r>
      <w:r w:rsidRPr="00814AD1">
        <w:t>ebijakan</w:t>
      </w:r>
      <w:proofErr w:type="spellEnd"/>
      <w:r w:rsidRPr="00814AD1">
        <w:t xml:space="preserve">, standard dan </w:t>
      </w:r>
      <w:proofErr w:type="spellStart"/>
      <w:r w:rsidRPr="00814AD1">
        <w:t>prosedur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="00401345" w:rsidRPr="00814AD1">
        <w:t>.</w:t>
      </w:r>
    </w:p>
    <w:p w14:paraId="18B7338B" w14:textId="77777777" w:rsidR="008A7C75" w:rsidRPr="00814AD1" w:rsidRDefault="008A7C75" w:rsidP="000B5F93">
      <w:pPr>
        <w:pStyle w:val="BodyText"/>
        <w:numPr>
          <w:ilvl w:val="0"/>
          <w:numId w:val="21"/>
        </w:numPr>
        <w:spacing w:after="120" w:line="276" w:lineRule="auto"/>
        <w:jc w:val="both"/>
      </w:pPr>
      <w:proofErr w:type="spellStart"/>
      <w:r w:rsidRPr="00814AD1">
        <w:t>Memastikan</w:t>
      </w:r>
      <w:proofErr w:type="spellEnd"/>
      <w:r w:rsidRPr="00814AD1">
        <w:t xml:space="preserve"> </w:t>
      </w:r>
      <w:proofErr w:type="spellStart"/>
      <w:r w:rsidRPr="00814AD1">
        <w:t>terselenggaranya</w:t>
      </w:r>
      <w:proofErr w:type="spellEnd"/>
      <w:r w:rsidRPr="00814AD1">
        <w:t xml:space="preserve"> audit </w:t>
      </w:r>
      <w:proofErr w:type="spellStart"/>
      <w:r w:rsidRPr="00814AD1">
        <w:t>keselamatan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 </w:t>
      </w:r>
      <w:proofErr w:type="spellStart"/>
      <w:r w:rsidRPr="00814AD1">
        <w:t>secara</w:t>
      </w:r>
      <w:proofErr w:type="spellEnd"/>
      <w:r w:rsidRPr="00814AD1">
        <w:t xml:space="preserve"> </w:t>
      </w:r>
      <w:proofErr w:type="spellStart"/>
      <w:r w:rsidRPr="00814AD1">
        <w:t>berkala</w:t>
      </w:r>
      <w:proofErr w:type="spellEnd"/>
    </w:p>
    <w:p w14:paraId="47411364" w14:textId="77777777" w:rsidR="008A7C75" w:rsidRPr="00814AD1" w:rsidRDefault="008A7C75" w:rsidP="000B5F93">
      <w:pPr>
        <w:pStyle w:val="BodyText"/>
        <w:numPr>
          <w:ilvl w:val="0"/>
          <w:numId w:val="21"/>
        </w:numPr>
        <w:spacing w:after="120" w:line="276" w:lineRule="auto"/>
        <w:jc w:val="both"/>
      </w:pPr>
      <w:proofErr w:type="spellStart"/>
      <w:r w:rsidRPr="00814AD1">
        <w:t>Memastikan</w:t>
      </w:r>
      <w:proofErr w:type="spellEnd"/>
      <w:r w:rsidRPr="00814AD1">
        <w:t xml:space="preserve"> </w:t>
      </w:r>
      <w:proofErr w:type="spellStart"/>
      <w:r w:rsidRPr="00814AD1">
        <w:t>terlaksananya</w:t>
      </w:r>
      <w:proofErr w:type="spellEnd"/>
      <w:r w:rsidRPr="00814AD1">
        <w:t xml:space="preserve"> </w:t>
      </w:r>
      <w:proofErr w:type="spellStart"/>
      <w:r w:rsidRPr="00814AD1">
        <w:t>tinjauan</w:t>
      </w:r>
      <w:proofErr w:type="spellEnd"/>
      <w:r w:rsidRPr="00814AD1">
        <w:t xml:space="preserve"> </w:t>
      </w:r>
      <w:proofErr w:type="spellStart"/>
      <w:r w:rsidRPr="00814AD1">
        <w:t>manajemen</w:t>
      </w:r>
      <w:proofErr w:type="spellEnd"/>
      <w:r w:rsidRPr="00814AD1">
        <w:t xml:space="preserve"> </w:t>
      </w:r>
      <w:proofErr w:type="spellStart"/>
      <w:r w:rsidRPr="00814AD1">
        <w:t>terhadap</w:t>
      </w:r>
      <w:proofErr w:type="spellEnd"/>
      <w:r w:rsidRPr="00814AD1">
        <w:t xml:space="preserve"> SMKP</w:t>
      </w:r>
      <w:r w:rsidR="00401345" w:rsidRPr="00814AD1">
        <w:t>.</w:t>
      </w:r>
    </w:p>
    <w:p w14:paraId="2691D080" w14:textId="77777777" w:rsidR="008A7C75" w:rsidRPr="00814AD1" w:rsidRDefault="001A2DB4" w:rsidP="000B5F93">
      <w:pPr>
        <w:pStyle w:val="BodyText"/>
        <w:numPr>
          <w:ilvl w:val="0"/>
          <w:numId w:val="21"/>
        </w:numPr>
        <w:spacing w:after="120" w:line="276" w:lineRule="auto"/>
        <w:jc w:val="both"/>
      </w:pPr>
      <w:proofErr w:type="spellStart"/>
      <w:r w:rsidRPr="00814AD1">
        <w:t>Mem</w:t>
      </w:r>
      <w:r w:rsidR="008A7C75" w:rsidRPr="00814AD1">
        <w:t>bahas</w:t>
      </w:r>
      <w:proofErr w:type="spellEnd"/>
      <w:r w:rsidR="008A7C75" w:rsidRPr="00814AD1">
        <w:t xml:space="preserve"> </w:t>
      </w:r>
      <w:proofErr w:type="spellStart"/>
      <w:r w:rsidR="008A7C75" w:rsidRPr="00814AD1">
        <w:t>masalah</w:t>
      </w:r>
      <w:proofErr w:type="spellEnd"/>
      <w:r w:rsidR="008A7C75" w:rsidRPr="00814AD1">
        <w:t xml:space="preserve"> – </w:t>
      </w:r>
      <w:proofErr w:type="spellStart"/>
      <w:r w:rsidR="008A7C75" w:rsidRPr="00814AD1">
        <w:t>masalah</w:t>
      </w:r>
      <w:proofErr w:type="spellEnd"/>
      <w:r w:rsidR="008A7C75" w:rsidRPr="00814AD1">
        <w:t xml:space="preserve"> dan </w:t>
      </w:r>
      <w:proofErr w:type="spellStart"/>
      <w:r w:rsidR="008A7C75" w:rsidRPr="00814AD1">
        <w:t>membuat</w:t>
      </w:r>
      <w:proofErr w:type="spellEnd"/>
      <w:r w:rsidR="008A7C75" w:rsidRPr="00814AD1">
        <w:t xml:space="preserve"> program </w:t>
      </w:r>
      <w:proofErr w:type="spellStart"/>
      <w:r w:rsidR="008A7C75" w:rsidRPr="00814AD1">
        <w:t>pencegahan</w:t>
      </w:r>
      <w:proofErr w:type="spellEnd"/>
      <w:r w:rsidR="008A7C75" w:rsidRPr="00814AD1">
        <w:t xml:space="preserve"> </w:t>
      </w:r>
      <w:proofErr w:type="spellStart"/>
      <w:r w:rsidR="008A7C75" w:rsidRPr="00814AD1">
        <w:t>mengenai</w:t>
      </w:r>
      <w:proofErr w:type="spellEnd"/>
      <w:r w:rsidR="008A7C75" w:rsidRPr="00814AD1">
        <w:t xml:space="preserve"> </w:t>
      </w:r>
      <w:proofErr w:type="spellStart"/>
      <w:r w:rsidR="008A7C75" w:rsidRPr="00814AD1">
        <w:t>keselamatan</w:t>
      </w:r>
      <w:proofErr w:type="spellEnd"/>
      <w:r w:rsidR="008A7C75" w:rsidRPr="00814AD1">
        <w:t xml:space="preserve"> </w:t>
      </w:r>
      <w:proofErr w:type="spellStart"/>
      <w:r w:rsidR="008A7C75" w:rsidRPr="00814AD1">
        <w:t>pertambangan</w:t>
      </w:r>
      <w:proofErr w:type="spellEnd"/>
      <w:r w:rsidR="00401345" w:rsidRPr="00814AD1">
        <w:t>.</w:t>
      </w:r>
    </w:p>
    <w:p w14:paraId="42F88AED" w14:textId="77777777" w:rsidR="00640C20" w:rsidRPr="00814AD1" w:rsidRDefault="00E70FDF" w:rsidP="000B5F93">
      <w:pPr>
        <w:pStyle w:val="Heading1"/>
        <w:numPr>
          <w:ilvl w:val="0"/>
          <w:numId w:val="1"/>
        </w:numPr>
        <w:tabs>
          <w:tab w:val="left" w:pos="720"/>
        </w:tabs>
        <w:spacing w:line="276" w:lineRule="auto"/>
        <w:ind w:left="734" w:hanging="547"/>
        <w:rPr>
          <w:w w:val="105"/>
          <w:sz w:val="22"/>
          <w:szCs w:val="20"/>
        </w:rPr>
      </w:pPr>
      <w:proofErr w:type="spellStart"/>
      <w:r>
        <w:rPr>
          <w:w w:val="105"/>
          <w:sz w:val="22"/>
          <w:szCs w:val="20"/>
        </w:rPr>
        <w:t>Manajemen</w:t>
      </w:r>
      <w:proofErr w:type="spellEnd"/>
      <w:r>
        <w:rPr>
          <w:w w:val="105"/>
          <w:sz w:val="22"/>
          <w:szCs w:val="20"/>
        </w:rPr>
        <w:t xml:space="preserve"> </w:t>
      </w:r>
      <w:proofErr w:type="spellStart"/>
      <w:r>
        <w:rPr>
          <w:w w:val="105"/>
          <w:sz w:val="22"/>
          <w:szCs w:val="20"/>
        </w:rPr>
        <w:t>Risiko</w:t>
      </w:r>
      <w:proofErr w:type="spellEnd"/>
    </w:p>
    <w:p w14:paraId="53F68A6D" w14:textId="77777777" w:rsidR="00240759" w:rsidRPr="00814AD1" w:rsidRDefault="004A6D00" w:rsidP="000B5F93">
      <w:pPr>
        <w:pStyle w:val="BodyText"/>
        <w:spacing w:after="120" w:line="276" w:lineRule="auto"/>
        <w:ind w:left="720"/>
        <w:jc w:val="both"/>
      </w:pPr>
      <w:r w:rsidRPr="00814AD1">
        <w:t>SIS</w:t>
      </w:r>
      <w:r w:rsidR="00C062DA" w:rsidRPr="00814AD1">
        <w:t xml:space="preserve"> </w:t>
      </w:r>
      <w:proofErr w:type="spellStart"/>
      <w:r w:rsidR="00C062DA" w:rsidRPr="00814AD1">
        <w:t>menetapkan</w:t>
      </w:r>
      <w:proofErr w:type="spellEnd"/>
      <w:r w:rsidR="00C062DA" w:rsidRPr="00814AD1">
        <w:t xml:space="preserve"> </w:t>
      </w:r>
      <w:proofErr w:type="spellStart"/>
      <w:r w:rsidR="00C062DA" w:rsidRPr="00814AD1">
        <w:t>setiap</w:t>
      </w:r>
      <w:proofErr w:type="spellEnd"/>
      <w:r w:rsidR="00C062DA" w:rsidRPr="00814AD1">
        <w:t xml:space="preserve"> proses </w:t>
      </w:r>
      <w:proofErr w:type="spellStart"/>
      <w:r w:rsidR="00C062DA" w:rsidRPr="00814AD1">
        <w:t>operasional</w:t>
      </w:r>
      <w:proofErr w:type="spellEnd"/>
      <w:r w:rsidR="00C062DA" w:rsidRPr="00814AD1">
        <w:t xml:space="preserve"> </w:t>
      </w:r>
      <w:proofErr w:type="spellStart"/>
      <w:r w:rsidR="00C062DA" w:rsidRPr="00814AD1">
        <w:t>wajib</w:t>
      </w:r>
      <w:proofErr w:type="spellEnd"/>
      <w:r w:rsidR="00C062DA" w:rsidRPr="00814AD1">
        <w:t xml:space="preserve"> </w:t>
      </w:r>
      <w:proofErr w:type="spellStart"/>
      <w:r w:rsidR="00C062DA" w:rsidRPr="00814AD1">
        <w:t>dilakukan</w:t>
      </w:r>
      <w:proofErr w:type="spellEnd"/>
      <w:r w:rsidR="00C062DA" w:rsidRPr="00814AD1">
        <w:t xml:space="preserve"> </w:t>
      </w:r>
      <w:proofErr w:type="spellStart"/>
      <w:r w:rsidR="00C062DA" w:rsidRPr="00814AD1">
        <w:t>identifikasi</w:t>
      </w:r>
      <w:proofErr w:type="spellEnd"/>
      <w:r w:rsidR="00C062DA" w:rsidRPr="00814AD1">
        <w:t xml:space="preserve"> </w:t>
      </w:r>
      <w:proofErr w:type="spellStart"/>
      <w:r w:rsidR="00C062DA" w:rsidRPr="00814AD1">
        <w:t>bahaya</w:t>
      </w:r>
      <w:proofErr w:type="spellEnd"/>
      <w:r w:rsidR="00996946" w:rsidRPr="00814AD1">
        <w:t xml:space="preserve">, </w:t>
      </w:r>
      <w:proofErr w:type="spellStart"/>
      <w:r w:rsidR="00C062DA" w:rsidRPr="00814AD1">
        <w:t>penilaian</w:t>
      </w:r>
      <w:proofErr w:type="spellEnd"/>
      <w:r w:rsidR="00C062DA" w:rsidRPr="00814AD1">
        <w:t xml:space="preserve"> </w:t>
      </w:r>
      <w:proofErr w:type="spellStart"/>
      <w:r w:rsidR="00C062DA" w:rsidRPr="00814AD1">
        <w:t>risiko</w:t>
      </w:r>
      <w:proofErr w:type="spellEnd"/>
      <w:r w:rsidR="00C062DA" w:rsidRPr="00814AD1">
        <w:t xml:space="preserve">, dan </w:t>
      </w:r>
      <w:proofErr w:type="spellStart"/>
      <w:r w:rsidR="00C062DA" w:rsidRPr="00814AD1">
        <w:t>penentuan</w:t>
      </w:r>
      <w:proofErr w:type="spellEnd"/>
      <w:r w:rsidR="00996946" w:rsidRPr="00814AD1">
        <w:t xml:space="preserve"> </w:t>
      </w:r>
      <w:proofErr w:type="spellStart"/>
      <w:r w:rsidR="00996946" w:rsidRPr="00814AD1">
        <w:t>tindakan</w:t>
      </w:r>
      <w:proofErr w:type="spellEnd"/>
      <w:r w:rsidR="00996946" w:rsidRPr="00814AD1">
        <w:t xml:space="preserve"> </w:t>
      </w:r>
      <w:proofErr w:type="spellStart"/>
      <w:r w:rsidR="00996946" w:rsidRPr="00814AD1">
        <w:t>pengendalian</w:t>
      </w:r>
      <w:proofErr w:type="spellEnd"/>
      <w:r w:rsidR="00996946" w:rsidRPr="00814AD1">
        <w:t xml:space="preserve"> yang </w:t>
      </w:r>
      <w:proofErr w:type="spellStart"/>
      <w:r w:rsidR="00996946" w:rsidRPr="00814AD1">
        <w:t>diperlukan</w:t>
      </w:r>
      <w:proofErr w:type="spellEnd"/>
      <w:r w:rsidR="00996946" w:rsidRPr="00814AD1">
        <w:t xml:space="preserve"> </w:t>
      </w:r>
      <w:proofErr w:type="spellStart"/>
      <w:r w:rsidR="00996946" w:rsidRPr="00814AD1">
        <w:t>dalam</w:t>
      </w:r>
      <w:proofErr w:type="spellEnd"/>
      <w:r w:rsidR="00996946" w:rsidRPr="00814AD1">
        <w:t xml:space="preserve"> </w:t>
      </w:r>
      <w:proofErr w:type="spellStart"/>
      <w:r w:rsidR="00996946" w:rsidRPr="00814AD1">
        <w:t>aspek</w:t>
      </w:r>
      <w:proofErr w:type="spellEnd"/>
      <w:r w:rsidR="00996946" w:rsidRPr="00814AD1">
        <w:t xml:space="preserve"> </w:t>
      </w:r>
      <w:proofErr w:type="spellStart"/>
      <w:r w:rsidR="00996946" w:rsidRPr="00814AD1">
        <w:t>keselamatan</w:t>
      </w:r>
      <w:proofErr w:type="spellEnd"/>
      <w:r w:rsidR="00996946" w:rsidRPr="00814AD1">
        <w:t xml:space="preserve">, </w:t>
      </w:r>
      <w:proofErr w:type="spellStart"/>
      <w:r w:rsidR="00996946" w:rsidRPr="00814AD1">
        <w:t>kesehatan</w:t>
      </w:r>
      <w:proofErr w:type="spellEnd"/>
      <w:r w:rsidR="00996946" w:rsidRPr="00814AD1">
        <w:t xml:space="preserve">, dan </w:t>
      </w:r>
      <w:proofErr w:type="spellStart"/>
      <w:r w:rsidR="00996946" w:rsidRPr="00814AD1">
        <w:t>lingkungan</w:t>
      </w:r>
      <w:proofErr w:type="spellEnd"/>
      <w:r w:rsidR="00996946" w:rsidRPr="00814AD1">
        <w:t xml:space="preserve"> </w:t>
      </w:r>
      <w:proofErr w:type="spellStart"/>
      <w:r w:rsidR="00996946" w:rsidRPr="00814AD1">
        <w:t>pertambangan</w:t>
      </w:r>
      <w:proofErr w:type="spellEnd"/>
      <w:r w:rsidR="00996946" w:rsidRPr="00814AD1">
        <w:t xml:space="preserve"> </w:t>
      </w:r>
      <w:proofErr w:type="spellStart"/>
      <w:r w:rsidR="00996946" w:rsidRPr="00814AD1">
        <w:t>sebelum</w:t>
      </w:r>
      <w:proofErr w:type="spellEnd"/>
      <w:r w:rsidR="00996946" w:rsidRPr="00814AD1">
        <w:t xml:space="preserve"> proses </w:t>
      </w:r>
      <w:proofErr w:type="spellStart"/>
      <w:r w:rsidR="00996946" w:rsidRPr="00814AD1">
        <w:t>operasional</w:t>
      </w:r>
      <w:proofErr w:type="spellEnd"/>
      <w:r w:rsidR="00996946" w:rsidRPr="00814AD1">
        <w:t xml:space="preserve"> </w:t>
      </w:r>
      <w:proofErr w:type="spellStart"/>
      <w:r w:rsidR="00996946" w:rsidRPr="00814AD1">
        <w:t>dilakukan</w:t>
      </w:r>
      <w:proofErr w:type="spellEnd"/>
      <w:r w:rsidR="00996946" w:rsidRPr="00814AD1">
        <w:t xml:space="preserve">. </w:t>
      </w:r>
      <w:proofErr w:type="spellStart"/>
      <w:r w:rsidR="00240759" w:rsidRPr="00814AD1">
        <w:t>Upaya</w:t>
      </w:r>
      <w:proofErr w:type="spellEnd"/>
      <w:r w:rsidR="00240759" w:rsidRPr="00814AD1">
        <w:t xml:space="preserve"> </w:t>
      </w:r>
      <w:proofErr w:type="spellStart"/>
      <w:r w:rsidR="00240759" w:rsidRPr="00814AD1">
        <w:t>peng</w:t>
      </w:r>
      <w:r w:rsidR="00883166" w:rsidRPr="00814AD1">
        <w:t>elolaan</w:t>
      </w:r>
      <w:proofErr w:type="spellEnd"/>
      <w:r w:rsidR="00883166" w:rsidRPr="00814AD1">
        <w:t xml:space="preserve"> </w:t>
      </w:r>
      <w:proofErr w:type="spellStart"/>
      <w:r w:rsidR="00883166" w:rsidRPr="00814AD1">
        <w:t>risiko</w:t>
      </w:r>
      <w:proofErr w:type="spellEnd"/>
      <w:r w:rsidR="00883166" w:rsidRPr="00814AD1">
        <w:t xml:space="preserve"> </w:t>
      </w:r>
      <w:proofErr w:type="spellStart"/>
      <w:r w:rsidR="00883166" w:rsidRPr="00814AD1">
        <w:t>dilakukan</w:t>
      </w:r>
      <w:proofErr w:type="spellEnd"/>
      <w:r w:rsidR="00883166" w:rsidRPr="00814AD1">
        <w:t xml:space="preserve"> </w:t>
      </w:r>
      <w:proofErr w:type="spellStart"/>
      <w:r w:rsidR="00883166" w:rsidRPr="00814AD1">
        <w:t>dengan</w:t>
      </w:r>
      <w:proofErr w:type="spellEnd"/>
      <w:r w:rsidR="00702FF5">
        <w:t xml:space="preserve"> </w:t>
      </w:r>
      <w:r w:rsidR="00240759" w:rsidRPr="00814AD1">
        <w:t>:</w:t>
      </w:r>
    </w:p>
    <w:p w14:paraId="342959C1" w14:textId="77777777" w:rsidR="00240759" w:rsidRPr="00814AD1" w:rsidRDefault="00240759" w:rsidP="000B5F93">
      <w:pPr>
        <w:pStyle w:val="BodyText"/>
        <w:numPr>
          <w:ilvl w:val="0"/>
          <w:numId w:val="23"/>
        </w:numPr>
        <w:spacing w:after="120" w:line="276" w:lineRule="auto"/>
        <w:jc w:val="both"/>
      </w:pPr>
      <w:proofErr w:type="spellStart"/>
      <w:r w:rsidRPr="00814AD1">
        <w:t>Pemetaan</w:t>
      </w:r>
      <w:proofErr w:type="spellEnd"/>
      <w:r w:rsidRPr="00814AD1">
        <w:t xml:space="preserve"> </w:t>
      </w:r>
      <w:proofErr w:type="spellStart"/>
      <w:r w:rsidRPr="00814AD1">
        <w:t>bisnis</w:t>
      </w:r>
      <w:proofErr w:type="spellEnd"/>
      <w:r w:rsidRPr="00814AD1">
        <w:t xml:space="preserve"> proses </w:t>
      </w:r>
      <w:proofErr w:type="spellStart"/>
      <w:r w:rsidRPr="00814AD1">
        <w:t>untuk</w:t>
      </w:r>
      <w:proofErr w:type="spellEnd"/>
      <w:r w:rsidRPr="00814AD1">
        <w:t xml:space="preserve"> </w:t>
      </w:r>
      <w:proofErr w:type="spellStart"/>
      <w:r w:rsidRPr="00814AD1">
        <w:t>mengidentifikasi</w:t>
      </w:r>
      <w:proofErr w:type="spellEnd"/>
      <w:r w:rsidRPr="00814AD1">
        <w:t xml:space="preserve"> </w:t>
      </w:r>
      <w:proofErr w:type="spellStart"/>
      <w:r w:rsidRPr="00814AD1">
        <w:t>keterkaitan</w:t>
      </w:r>
      <w:proofErr w:type="spellEnd"/>
      <w:r w:rsidRPr="00814AD1">
        <w:t xml:space="preserve"> proses </w:t>
      </w:r>
      <w:proofErr w:type="spellStart"/>
      <w:r w:rsidRPr="00814AD1">
        <w:t>satu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yang </w:t>
      </w:r>
      <w:proofErr w:type="spellStart"/>
      <w:r w:rsidRPr="00814AD1">
        <w:t>lainnya</w:t>
      </w:r>
      <w:proofErr w:type="spellEnd"/>
      <w:r w:rsidR="007548BA">
        <w:t>.</w:t>
      </w:r>
    </w:p>
    <w:p w14:paraId="31651901" w14:textId="77777777" w:rsidR="00240759" w:rsidRPr="00814AD1" w:rsidRDefault="00240759" w:rsidP="000B5F93">
      <w:pPr>
        <w:pStyle w:val="BodyText"/>
        <w:numPr>
          <w:ilvl w:val="0"/>
          <w:numId w:val="23"/>
        </w:numPr>
        <w:spacing w:after="120" w:line="276" w:lineRule="auto"/>
        <w:jc w:val="both"/>
      </w:pPr>
      <w:proofErr w:type="spellStart"/>
      <w:r w:rsidRPr="00814AD1">
        <w:t>Identifikasi</w:t>
      </w:r>
      <w:proofErr w:type="spellEnd"/>
      <w:r w:rsidRPr="00814AD1">
        <w:t xml:space="preserve"> </w:t>
      </w:r>
      <w:proofErr w:type="spellStart"/>
      <w:r w:rsidRPr="00814AD1">
        <w:t>bahaya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, </w:t>
      </w:r>
      <w:proofErr w:type="spellStart"/>
      <w:r w:rsidRPr="00814AD1">
        <w:t>kesehatan</w:t>
      </w:r>
      <w:proofErr w:type="spellEnd"/>
      <w:r w:rsidRPr="00814AD1">
        <w:t xml:space="preserve"> dan </w:t>
      </w:r>
      <w:proofErr w:type="spellStart"/>
      <w:r w:rsidRPr="00814AD1">
        <w:t>dampak</w:t>
      </w:r>
      <w:proofErr w:type="spellEnd"/>
      <w:r w:rsidRPr="00814AD1">
        <w:t xml:space="preserve"> </w:t>
      </w:r>
      <w:proofErr w:type="spellStart"/>
      <w:r w:rsidRPr="00814AD1">
        <w:t>lingkungan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="009E4FA2">
        <w:t>.</w:t>
      </w:r>
    </w:p>
    <w:p w14:paraId="0E7D17AE" w14:textId="77777777" w:rsidR="00240759" w:rsidRPr="00814AD1" w:rsidRDefault="00240759" w:rsidP="000B5F93">
      <w:pPr>
        <w:pStyle w:val="BodyText"/>
        <w:numPr>
          <w:ilvl w:val="0"/>
          <w:numId w:val="23"/>
        </w:numPr>
        <w:spacing w:after="120" w:line="276" w:lineRule="auto"/>
        <w:jc w:val="both"/>
      </w:pPr>
      <w:proofErr w:type="spellStart"/>
      <w:r w:rsidRPr="00814AD1">
        <w:t>Penilaian</w:t>
      </w:r>
      <w:proofErr w:type="spellEnd"/>
      <w:r w:rsidRPr="00814AD1">
        <w:t xml:space="preserve"> level </w:t>
      </w:r>
      <w:proofErr w:type="spellStart"/>
      <w:r w:rsidRPr="00814AD1">
        <w:t>risiko</w:t>
      </w:r>
      <w:proofErr w:type="spellEnd"/>
      <w:r w:rsidR="009E4FA2">
        <w:t>.</w:t>
      </w:r>
    </w:p>
    <w:p w14:paraId="7002194B" w14:textId="77777777" w:rsidR="00240759" w:rsidRPr="00814AD1" w:rsidRDefault="00240759" w:rsidP="000B5F93">
      <w:pPr>
        <w:pStyle w:val="BodyText"/>
        <w:numPr>
          <w:ilvl w:val="0"/>
          <w:numId w:val="23"/>
        </w:numPr>
        <w:spacing w:after="120" w:line="276" w:lineRule="auto"/>
        <w:jc w:val="both"/>
      </w:pPr>
      <w:proofErr w:type="spellStart"/>
      <w:r w:rsidRPr="00814AD1">
        <w:t>Penentuan</w:t>
      </w:r>
      <w:proofErr w:type="spellEnd"/>
      <w:r w:rsidRPr="00814AD1">
        <w:t xml:space="preserve"> </w:t>
      </w:r>
      <w:proofErr w:type="spellStart"/>
      <w:r w:rsidRPr="00814AD1">
        <w:t>tindakan</w:t>
      </w:r>
      <w:proofErr w:type="spellEnd"/>
      <w:r w:rsidRPr="00814AD1">
        <w:t xml:space="preserve"> </w:t>
      </w:r>
      <w:proofErr w:type="spellStart"/>
      <w:r w:rsidRPr="00814AD1">
        <w:t>pengendalian</w:t>
      </w:r>
      <w:proofErr w:type="spellEnd"/>
      <w:r w:rsidRPr="00814AD1">
        <w:t xml:space="preserve"> </w:t>
      </w:r>
      <w:proofErr w:type="spellStart"/>
      <w:r w:rsidRPr="00814AD1">
        <w:t>risiko</w:t>
      </w:r>
      <w:proofErr w:type="spellEnd"/>
      <w:r w:rsidR="009E4FA2">
        <w:t>.</w:t>
      </w:r>
    </w:p>
    <w:p w14:paraId="1B913D19" w14:textId="77777777" w:rsidR="009F4D7E" w:rsidRPr="00814AD1" w:rsidRDefault="00240759" w:rsidP="000B5F93">
      <w:pPr>
        <w:pStyle w:val="BodyText"/>
        <w:numPr>
          <w:ilvl w:val="0"/>
          <w:numId w:val="23"/>
        </w:numPr>
        <w:spacing w:after="120" w:line="276" w:lineRule="auto"/>
        <w:jc w:val="both"/>
      </w:pPr>
      <w:r w:rsidRPr="00814AD1">
        <w:t xml:space="preserve">Monitoring dan </w:t>
      </w:r>
      <w:proofErr w:type="spellStart"/>
      <w:r w:rsidRPr="00814AD1">
        <w:t>evaluasi</w:t>
      </w:r>
      <w:proofErr w:type="spellEnd"/>
      <w:r w:rsidRPr="00814AD1">
        <w:t xml:space="preserve"> </w:t>
      </w:r>
      <w:proofErr w:type="spellStart"/>
      <w:r w:rsidRPr="00814AD1">
        <w:t>efektifitas</w:t>
      </w:r>
      <w:proofErr w:type="spellEnd"/>
      <w:r w:rsidRPr="00814AD1">
        <w:t xml:space="preserve"> </w:t>
      </w:r>
      <w:proofErr w:type="spellStart"/>
      <w:r w:rsidRPr="00814AD1">
        <w:t>upaya</w:t>
      </w:r>
      <w:proofErr w:type="spellEnd"/>
      <w:r w:rsidRPr="00814AD1">
        <w:t xml:space="preserve"> </w:t>
      </w:r>
      <w:proofErr w:type="spellStart"/>
      <w:r w:rsidRPr="00814AD1">
        <w:t>pengendalian</w:t>
      </w:r>
      <w:proofErr w:type="spellEnd"/>
      <w:r w:rsidR="009E4FA2">
        <w:t>.</w:t>
      </w:r>
    </w:p>
    <w:p w14:paraId="2DE19C75" w14:textId="77777777" w:rsidR="006133D7" w:rsidRPr="00814AD1" w:rsidRDefault="00EE575B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lastRenderedPageBreak/>
        <w:t>Profil</w:t>
      </w:r>
      <w:proofErr w:type="spellEnd"/>
      <w:r w:rsidRPr="00814AD1">
        <w:t xml:space="preserve"> </w:t>
      </w:r>
      <w:proofErr w:type="spellStart"/>
      <w:r w:rsidRPr="00814AD1">
        <w:t>Risiko</w:t>
      </w:r>
      <w:proofErr w:type="spellEnd"/>
      <w:r w:rsidRPr="00814AD1">
        <w:t xml:space="preserve"> yang </w:t>
      </w:r>
      <w:proofErr w:type="spellStart"/>
      <w:r w:rsidRPr="00814AD1">
        <w:t>telah</w:t>
      </w:r>
      <w:proofErr w:type="spellEnd"/>
      <w:r w:rsidRPr="00814AD1">
        <w:t xml:space="preserve"> </w:t>
      </w:r>
      <w:proofErr w:type="spellStart"/>
      <w:r w:rsidRPr="00814AD1">
        <w:t>disusun</w:t>
      </w:r>
      <w:proofErr w:type="spellEnd"/>
      <w:r w:rsidRPr="00814AD1">
        <w:t xml:space="preserve"> </w:t>
      </w:r>
      <w:proofErr w:type="spellStart"/>
      <w:r w:rsidR="009E4FA2">
        <w:t>akan</w:t>
      </w:r>
      <w:proofErr w:type="spellEnd"/>
      <w:r w:rsidR="009E4FA2">
        <w:t xml:space="preserve"> </w:t>
      </w:r>
      <w:proofErr w:type="spellStart"/>
      <w:r w:rsidRPr="00814AD1">
        <w:t>direview</w:t>
      </w:r>
      <w:proofErr w:type="spellEnd"/>
      <w:r w:rsidRPr="00814AD1">
        <w:t xml:space="preserve"> </w:t>
      </w:r>
      <w:proofErr w:type="spellStart"/>
      <w:r w:rsidRPr="00814AD1">
        <w:t>secara</w:t>
      </w:r>
      <w:proofErr w:type="spellEnd"/>
      <w:r w:rsidRPr="00814AD1">
        <w:t xml:space="preserve"> </w:t>
      </w:r>
      <w:proofErr w:type="spellStart"/>
      <w:r w:rsidRPr="00814AD1">
        <w:t>berkala</w:t>
      </w:r>
      <w:proofErr w:type="spellEnd"/>
      <w:r w:rsidRPr="00814AD1">
        <w:t xml:space="preserve"> minimum </w:t>
      </w:r>
      <w:proofErr w:type="spellStart"/>
      <w:r w:rsidRPr="00814AD1">
        <w:t>setahun</w:t>
      </w:r>
      <w:proofErr w:type="spellEnd"/>
      <w:r w:rsidRPr="00814AD1">
        <w:t xml:space="preserve"> </w:t>
      </w:r>
      <w:proofErr w:type="spellStart"/>
      <w:r w:rsidRPr="00814AD1">
        <w:t>sekali</w:t>
      </w:r>
      <w:proofErr w:type="spellEnd"/>
      <w:r w:rsidRPr="00814AD1">
        <w:t xml:space="preserve"> </w:t>
      </w:r>
      <w:proofErr w:type="spellStart"/>
      <w:r w:rsidRPr="00814AD1">
        <w:t>atau</w:t>
      </w:r>
      <w:proofErr w:type="spellEnd"/>
      <w:r w:rsidRPr="00814AD1">
        <w:t xml:space="preserve"> </w:t>
      </w:r>
      <w:proofErr w:type="spellStart"/>
      <w:r w:rsidRPr="00814AD1">
        <w:t>secara</w:t>
      </w:r>
      <w:proofErr w:type="spellEnd"/>
      <w:r w:rsidRPr="00814AD1">
        <w:t xml:space="preserve"> </w:t>
      </w:r>
      <w:proofErr w:type="spellStart"/>
      <w:r w:rsidRPr="00814AD1">
        <w:t>khusus</w:t>
      </w:r>
      <w:proofErr w:type="spellEnd"/>
      <w:r w:rsidRPr="00814AD1">
        <w:t xml:space="preserve"> </w:t>
      </w:r>
      <w:proofErr w:type="spellStart"/>
      <w:r w:rsidRPr="00814AD1">
        <w:t>jika</w:t>
      </w:r>
      <w:proofErr w:type="spellEnd"/>
      <w:r w:rsidRPr="00814AD1">
        <w:t xml:space="preserve"> </w:t>
      </w:r>
      <w:proofErr w:type="spellStart"/>
      <w:r w:rsidRPr="00814AD1">
        <w:t>terjadi</w:t>
      </w:r>
      <w:proofErr w:type="spellEnd"/>
      <w:r w:rsidRPr="00814AD1">
        <w:t xml:space="preserve"> </w:t>
      </w:r>
      <w:proofErr w:type="spellStart"/>
      <w:r w:rsidRPr="00814AD1">
        <w:t>kecelakaan</w:t>
      </w:r>
      <w:proofErr w:type="spellEnd"/>
      <w:r w:rsidRPr="00814AD1">
        <w:t xml:space="preserve">, </w:t>
      </w:r>
      <w:proofErr w:type="spellStart"/>
      <w:r w:rsidRPr="00814AD1">
        <w:t>terjadi</w:t>
      </w:r>
      <w:proofErr w:type="spellEnd"/>
      <w:r w:rsidRPr="00814AD1">
        <w:t xml:space="preserve"> </w:t>
      </w:r>
      <w:proofErr w:type="spellStart"/>
      <w:r w:rsidRPr="00814AD1">
        <w:t>perubahan</w:t>
      </w:r>
      <w:proofErr w:type="spellEnd"/>
      <w:r w:rsidRPr="00814AD1">
        <w:t xml:space="preserve"> proses (</w:t>
      </w:r>
      <w:proofErr w:type="spellStart"/>
      <w:r w:rsidRPr="00814AD1">
        <w:t>termasuk</w:t>
      </w:r>
      <w:proofErr w:type="spellEnd"/>
      <w:r w:rsidRPr="00814AD1">
        <w:t xml:space="preserve"> </w:t>
      </w:r>
      <w:proofErr w:type="spellStart"/>
      <w:r w:rsidRPr="00814AD1">
        <w:t>perubahan</w:t>
      </w:r>
      <w:proofErr w:type="spellEnd"/>
      <w:r w:rsidRPr="00814AD1">
        <w:t xml:space="preserve"> </w:t>
      </w:r>
      <w:proofErr w:type="spellStart"/>
      <w:r w:rsidRPr="00814AD1">
        <w:t>metode</w:t>
      </w:r>
      <w:proofErr w:type="spellEnd"/>
      <w:r w:rsidRPr="00814AD1">
        <w:t xml:space="preserve"> </w:t>
      </w:r>
      <w:proofErr w:type="spellStart"/>
      <w:r w:rsidRPr="00814AD1">
        <w:t>kerja</w:t>
      </w:r>
      <w:proofErr w:type="spellEnd"/>
      <w:r w:rsidRPr="00814AD1">
        <w:t xml:space="preserve">, </w:t>
      </w:r>
      <w:proofErr w:type="spellStart"/>
      <w:r w:rsidRPr="00814AD1">
        <w:t>peralatan</w:t>
      </w:r>
      <w:proofErr w:type="spellEnd"/>
      <w:r w:rsidRPr="00814AD1">
        <w:t xml:space="preserve"> yang </w:t>
      </w:r>
      <w:proofErr w:type="spellStart"/>
      <w:r w:rsidRPr="00814AD1">
        <w:t>digunakan</w:t>
      </w:r>
      <w:proofErr w:type="spellEnd"/>
      <w:r w:rsidRPr="00814AD1">
        <w:t xml:space="preserve"> </w:t>
      </w:r>
      <w:proofErr w:type="spellStart"/>
      <w:r w:rsidRPr="00814AD1">
        <w:t>dll</w:t>
      </w:r>
      <w:proofErr w:type="spellEnd"/>
      <w:r w:rsidRPr="00814AD1">
        <w:t>)</w:t>
      </w:r>
      <w:r w:rsidR="00244192" w:rsidRPr="00814AD1">
        <w:t xml:space="preserve">. </w:t>
      </w:r>
      <w:proofErr w:type="spellStart"/>
      <w:r w:rsidR="00244192" w:rsidRPr="00814AD1">
        <w:t>Setiap</w:t>
      </w:r>
      <w:proofErr w:type="spellEnd"/>
      <w:r w:rsidR="00244192" w:rsidRPr="00814AD1">
        <w:t xml:space="preserve"> </w:t>
      </w:r>
      <w:proofErr w:type="spellStart"/>
      <w:r w:rsidR="00244192" w:rsidRPr="00814AD1">
        <w:t>ada</w:t>
      </w:r>
      <w:proofErr w:type="spellEnd"/>
      <w:r w:rsidR="00244192" w:rsidRPr="00814AD1">
        <w:t xml:space="preserve"> </w:t>
      </w:r>
      <w:proofErr w:type="spellStart"/>
      <w:r w:rsidR="00244192" w:rsidRPr="00814AD1">
        <w:t>perubahan</w:t>
      </w:r>
      <w:proofErr w:type="spellEnd"/>
      <w:r w:rsidR="009E4FA2">
        <w:t xml:space="preserve">, </w:t>
      </w:r>
      <w:proofErr w:type="spellStart"/>
      <w:r w:rsidR="009E4FA2">
        <w:t>akan</w:t>
      </w:r>
      <w:proofErr w:type="spellEnd"/>
      <w:r w:rsidR="00244192" w:rsidRPr="00814AD1">
        <w:t xml:space="preserve"> </w:t>
      </w:r>
      <w:proofErr w:type="spellStart"/>
      <w:r w:rsidR="00244192" w:rsidRPr="00814AD1">
        <w:t>dilakukan</w:t>
      </w:r>
      <w:proofErr w:type="spellEnd"/>
      <w:r w:rsidR="00244192" w:rsidRPr="00814AD1">
        <w:t xml:space="preserve"> </w:t>
      </w:r>
      <w:proofErr w:type="spellStart"/>
      <w:r w:rsidR="00244192" w:rsidRPr="00814AD1">
        <w:t>manajemen</w:t>
      </w:r>
      <w:proofErr w:type="spellEnd"/>
      <w:r w:rsidR="00244192" w:rsidRPr="00814AD1">
        <w:t xml:space="preserve"> </w:t>
      </w:r>
      <w:proofErr w:type="spellStart"/>
      <w:r w:rsidR="00244192" w:rsidRPr="00814AD1">
        <w:t>risiko</w:t>
      </w:r>
      <w:proofErr w:type="spellEnd"/>
      <w:r w:rsidR="00244192" w:rsidRPr="00814AD1">
        <w:t xml:space="preserve"> </w:t>
      </w:r>
      <w:proofErr w:type="spellStart"/>
      <w:r w:rsidR="00244192" w:rsidRPr="00814AD1">
        <w:t>atas</w:t>
      </w:r>
      <w:proofErr w:type="spellEnd"/>
      <w:r w:rsidR="00244192" w:rsidRPr="00814AD1">
        <w:t xml:space="preserve"> </w:t>
      </w:r>
      <w:proofErr w:type="spellStart"/>
      <w:r w:rsidR="00244192" w:rsidRPr="00814AD1">
        <w:t>perubahan</w:t>
      </w:r>
      <w:proofErr w:type="spellEnd"/>
      <w:r w:rsidR="00244192" w:rsidRPr="00814AD1">
        <w:t xml:space="preserve"> yang </w:t>
      </w:r>
      <w:proofErr w:type="spellStart"/>
      <w:r w:rsidR="00244192" w:rsidRPr="00814AD1">
        <w:t>terjadi</w:t>
      </w:r>
      <w:proofErr w:type="spellEnd"/>
      <w:r w:rsidR="00244192" w:rsidRPr="00814AD1">
        <w:t xml:space="preserve"> </w:t>
      </w:r>
      <w:proofErr w:type="spellStart"/>
      <w:r w:rsidR="00244192" w:rsidRPr="00814AD1">
        <w:t>melalui</w:t>
      </w:r>
      <w:proofErr w:type="spellEnd"/>
      <w:r w:rsidR="00244192" w:rsidRPr="00814AD1">
        <w:t xml:space="preserve"> proses </w:t>
      </w:r>
      <w:r w:rsidR="00244192" w:rsidRPr="00F205E4">
        <w:rPr>
          <w:i/>
        </w:rPr>
        <w:t>Management of Change</w:t>
      </w:r>
      <w:r w:rsidR="00244192" w:rsidRPr="00814AD1">
        <w:t>.</w:t>
      </w:r>
    </w:p>
    <w:p w14:paraId="433C0D12" w14:textId="77777777" w:rsidR="00240759" w:rsidRPr="00814AD1" w:rsidRDefault="0014324A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Aktifitas</w:t>
      </w:r>
      <w:proofErr w:type="spellEnd"/>
      <w:r w:rsidRPr="00814AD1">
        <w:t xml:space="preserve"> yang </w:t>
      </w:r>
      <w:proofErr w:type="spellStart"/>
      <w:r w:rsidRPr="00814AD1">
        <w:t>memiliki</w:t>
      </w:r>
      <w:proofErr w:type="spellEnd"/>
      <w:r w:rsidRPr="00814AD1">
        <w:t xml:space="preserve"> </w:t>
      </w:r>
      <w:proofErr w:type="spellStart"/>
      <w:r w:rsidRPr="00814AD1">
        <w:t>potensi</w:t>
      </w:r>
      <w:proofErr w:type="spellEnd"/>
      <w:r w:rsidRPr="00814AD1">
        <w:t xml:space="preserve"> </w:t>
      </w:r>
      <w:proofErr w:type="spellStart"/>
      <w:r w:rsidRPr="00814AD1">
        <w:t>risiko</w:t>
      </w:r>
      <w:proofErr w:type="spellEnd"/>
      <w:r w:rsidRPr="00814AD1">
        <w:t xml:space="preserve"> </w:t>
      </w:r>
      <w:proofErr w:type="spellStart"/>
      <w:r w:rsidRPr="00814AD1">
        <w:t>tinggi</w:t>
      </w:r>
      <w:proofErr w:type="spellEnd"/>
      <w:r w:rsidRPr="00814AD1">
        <w:t xml:space="preserve"> (</w:t>
      </w:r>
      <w:r w:rsidRPr="009A587F">
        <w:rPr>
          <w:i/>
        </w:rPr>
        <w:t>Critical Risk Activity</w:t>
      </w:r>
      <w:r w:rsidRPr="00814AD1">
        <w:t>)</w:t>
      </w:r>
      <w:r w:rsidR="00240759" w:rsidRPr="00814AD1">
        <w:t xml:space="preserve"> </w:t>
      </w:r>
      <w:proofErr w:type="spellStart"/>
      <w:r w:rsidR="00240759" w:rsidRPr="00814AD1">
        <w:t>telah</w:t>
      </w:r>
      <w:proofErr w:type="spellEnd"/>
      <w:r w:rsidR="00240759" w:rsidRPr="00814AD1">
        <w:t xml:space="preserve"> </w:t>
      </w:r>
      <w:proofErr w:type="spellStart"/>
      <w:r w:rsidR="00240759" w:rsidRPr="00814AD1">
        <w:t>dipetakan</w:t>
      </w:r>
      <w:proofErr w:type="spellEnd"/>
      <w:r w:rsidR="00240759" w:rsidRPr="00814AD1">
        <w:t xml:space="preserve"> dan </w:t>
      </w:r>
      <w:proofErr w:type="spellStart"/>
      <w:r w:rsidR="00240759" w:rsidRPr="00814AD1">
        <w:t>dituangkan</w:t>
      </w:r>
      <w:proofErr w:type="spellEnd"/>
      <w:r w:rsidR="00240759" w:rsidRPr="00814AD1">
        <w:t xml:space="preserve"> </w:t>
      </w:r>
      <w:proofErr w:type="spellStart"/>
      <w:r w:rsidR="00240759" w:rsidRPr="00814AD1">
        <w:t>ke</w:t>
      </w:r>
      <w:proofErr w:type="spellEnd"/>
      <w:r w:rsidR="00240759" w:rsidRPr="00814AD1">
        <w:t xml:space="preserve"> </w:t>
      </w:r>
      <w:proofErr w:type="spellStart"/>
      <w:r w:rsidR="00240759" w:rsidRPr="00814AD1">
        <w:t>dalam</w:t>
      </w:r>
      <w:proofErr w:type="spellEnd"/>
      <w:r w:rsidR="00240759" w:rsidRPr="00814AD1">
        <w:t xml:space="preserve"> </w:t>
      </w:r>
      <w:proofErr w:type="spellStart"/>
      <w:r w:rsidR="00240759" w:rsidRPr="00814AD1">
        <w:t>dokumen</w:t>
      </w:r>
      <w:proofErr w:type="spellEnd"/>
      <w:r w:rsidR="00240759" w:rsidRPr="00814AD1">
        <w:t xml:space="preserve"> </w:t>
      </w:r>
      <w:proofErr w:type="spellStart"/>
      <w:r w:rsidR="00240759" w:rsidRPr="00814AD1">
        <w:t>pengendalian</w:t>
      </w:r>
      <w:proofErr w:type="spellEnd"/>
      <w:r w:rsidR="00240759" w:rsidRPr="00814AD1">
        <w:t xml:space="preserve"> yang </w:t>
      </w:r>
      <w:proofErr w:type="spellStart"/>
      <w:r w:rsidR="00240759" w:rsidRPr="00814AD1">
        <w:t>dinamakan</w:t>
      </w:r>
      <w:proofErr w:type="spellEnd"/>
      <w:r w:rsidR="00240759" w:rsidRPr="00814AD1">
        <w:t xml:space="preserve"> </w:t>
      </w:r>
      <w:r w:rsidR="00240759" w:rsidRPr="009A587F">
        <w:rPr>
          <w:i/>
        </w:rPr>
        <w:t>Fatality &amp; LTI Prevention Guide</w:t>
      </w:r>
      <w:r w:rsidR="009A587F">
        <w:t xml:space="preserve"> (</w:t>
      </w:r>
      <w:r w:rsidR="009A587F" w:rsidRPr="009A587F">
        <w:rPr>
          <w:b/>
        </w:rPr>
        <w:t>“FLPG”</w:t>
      </w:r>
      <w:r w:rsidR="009A587F">
        <w:t>)</w:t>
      </w:r>
      <w:r w:rsidR="00240759" w:rsidRPr="00814AD1">
        <w:t xml:space="preserve"> </w:t>
      </w:r>
      <w:proofErr w:type="spellStart"/>
      <w:r w:rsidR="00240759" w:rsidRPr="00814AD1">
        <w:t>merupakan</w:t>
      </w:r>
      <w:proofErr w:type="spellEnd"/>
      <w:r w:rsidR="00240759" w:rsidRPr="00814AD1">
        <w:t xml:space="preserve"> </w:t>
      </w:r>
      <w:proofErr w:type="spellStart"/>
      <w:r w:rsidR="00240759" w:rsidRPr="00814AD1">
        <w:t>upaya</w:t>
      </w:r>
      <w:proofErr w:type="spellEnd"/>
      <w:r w:rsidR="00240759" w:rsidRPr="00814AD1">
        <w:t xml:space="preserve"> </w:t>
      </w:r>
      <w:proofErr w:type="spellStart"/>
      <w:r w:rsidR="00240759" w:rsidRPr="00814AD1">
        <w:t>untuk</w:t>
      </w:r>
      <w:proofErr w:type="spellEnd"/>
      <w:r w:rsidR="00240759" w:rsidRPr="00814AD1">
        <w:t xml:space="preserve"> </w:t>
      </w:r>
      <w:proofErr w:type="spellStart"/>
      <w:r w:rsidR="00240759" w:rsidRPr="00814AD1">
        <w:t>mengendalikan</w:t>
      </w:r>
      <w:proofErr w:type="spellEnd"/>
      <w:r w:rsidR="00240759" w:rsidRPr="00814AD1">
        <w:t xml:space="preserve"> 10 </w:t>
      </w:r>
      <w:proofErr w:type="spellStart"/>
      <w:r w:rsidR="00240759" w:rsidRPr="00814AD1">
        <w:t>risiko</w:t>
      </w:r>
      <w:proofErr w:type="spellEnd"/>
      <w:r w:rsidR="00240759" w:rsidRPr="00814AD1">
        <w:t xml:space="preserve"> </w:t>
      </w:r>
      <w:proofErr w:type="spellStart"/>
      <w:r w:rsidR="00240759" w:rsidRPr="00814AD1">
        <w:t>terbesar</w:t>
      </w:r>
      <w:proofErr w:type="spellEnd"/>
      <w:r w:rsidR="00240759" w:rsidRPr="00814AD1">
        <w:t xml:space="preserve"> yang </w:t>
      </w:r>
      <w:proofErr w:type="spellStart"/>
      <w:r w:rsidR="00240759" w:rsidRPr="00814AD1">
        <w:t>telah</w:t>
      </w:r>
      <w:proofErr w:type="spellEnd"/>
      <w:r w:rsidR="00240759" w:rsidRPr="00814AD1">
        <w:t xml:space="preserve"> </w:t>
      </w:r>
      <w:proofErr w:type="spellStart"/>
      <w:r w:rsidR="00240759" w:rsidRPr="00814AD1">
        <w:t>teridentifikasi</w:t>
      </w:r>
      <w:proofErr w:type="spellEnd"/>
      <w:r w:rsidR="00240759" w:rsidRPr="00814AD1">
        <w:t xml:space="preserve">. </w:t>
      </w:r>
      <w:proofErr w:type="spellStart"/>
      <w:r w:rsidR="00240759" w:rsidRPr="00814AD1">
        <w:t>Kesepuluh</w:t>
      </w:r>
      <w:proofErr w:type="spellEnd"/>
      <w:r w:rsidR="00240759" w:rsidRPr="00814AD1">
        <w:t xml:space="preserve"> </w:t>
      </w:r>
      <w:proofErr w:type="spellStart"/>
      <w:r w:rsidR="00240759" w:rsidRPr="00814AD1">
        <w:t>aktifititas</w:t>
      </w:r>
      <w:proofErr w:type="spellEnd"/>
      <w:r w:rsidR="00240759" w:rsidRPr="00814AD1">
        <w:t xml:space="preserve"> </w:t>
      </w:r>
      <w:proofErr w:type="spellStart"/>
      <w:r w:rsidR="00240759" w:rsidRPr="00814AD1">
        <w:t>tersebut</w:t>
      </w:r>
      <w:proofErr w:type="spellEnd"/>
      <w:r w:rsidR="00240759" w:rsidRPr="00814AD1">
        <w:t xml:space="preserve"> </w:t>
      </w:r>
      <w:proofErr w:type="spellStart"/>
      <w:r w:rsidR="00240759" w:rsidRPr="00814AD1">
        <w:t>mencakup</w:t>
      </w:r>
      <w:proofErr w:type="spellEnd"/>
      <w:r w:rsidR="0016006C">
        <w:t xml:space="preserve"> </w:t>
      </w:r>
      <w:r w:rsidR="00240759" w:rsidRPr="00814AD1">
        <w:t>:</w:t>
      </w:r>
    </w:p>
    <w:p w14:paraId="71CE39D6" w14:textId="77777777" w:rsidR="00240759" w:rsidRPr="00814AD1" w:rsidRDefault="00250178" w:rsidP="000B5F93">
      <w:pPr>
        <w:pStyle w:val="BodyText"/>
        <w:numPr>
          <w:ilvl w:val="0"/>
          <w:numId w:val="24"/>
        </w:numPr>
        <w:spacing w:after="120" w:line="276" w:lineRule="auto"/>
        <w:jc w:val="both"/>
      </w:pPr>
      <w:proofErr w:type="spellStart"/>
      <w:r w:rsidRPr="00814AD1">
        <w:t>Aktifitas</w:t>
      </w:r>
      <w:proofErr w:type="spellEnd"/>
      <w:r w:rsidRPr="00814AD1">
        <w:t xml:space="preserve"> Blasting</w:t>
      </w:r>
      <w:r w:rsidR="009E4FA2">
        <w:t>.</w:t>
      </w:r>
    </w:p>
    <w:p w14:paraId="0F8DBFD4" w14:textId="77777777" w:rsidR="00553956" w:rsidRPr="00814AD1" w:rsidRDefault="00250178" w:rsidP="000B5F93">
      <w:pPr>
        <w:pStyle w:val="BodyText"/>
        <w:numPr>
          <w:ilvl w:val="0"/>
          <w:numId w:val="24"/>
        </w:numPr>
        <w:spacing w:after="120" w:line="276" w:lineRule="auto"/>
        <w:jc w:val="both"/>
      </w:pPr>
      <w:proofErr w:type="spellStart"/>
      <w:r w:rsidRPr="00814AD1">
        <w:t>Bekerja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</w:t>
      </w:r>
      <w:proofErr w:type="spellStart"/>
      <w:r w:rsidRPr="00814AD1">
        <w:t>Peralatan</w:t>
      </w:r>
      <w:proofErr w:type="spellEnd"/>
      <w:r w:rsidRPr="00814AD1">
        <w:t xml:space="preserve"> </w:t>
      </w:r>
      <w:proofErr w:type="spellStart"/>
      <w:r w:rsidRPr="00814AD1">
        <w:t>Be</w:t>
      </w:r>
      <w:r w:rsidR="009E4FA2">
        <w:t>r</w:t>
      </w:r>
      <w:r w:rsidRPr="00814AD1">
        <w:t>gerak</w:t>
      </w:r>
      <w:proofErr w:type="spellEnd"/>
      <w:r w:rsidR="009E4FA2">
        <w:t>.</w:t>
      </w:r>
    </w:p>
    <w:p w14:paraId="4C04EFDF" w14:textId="77777777" w:rsidR="00553956" w:rsidRPr="00814AD1" w:rsidRDefault="00250178" w:rsidP="000B5F93">
      <w:pPr>
        <w:pStyle w:val="BodyText"/>
        <w:numPr>
          <w:ilvl w:val="0"/>
          <w:numId w:val="24"/>
        </w:numPr>
        <w:spacing w:after="120" w:line="276" w:lineRule="auto"/>
        <w:jc w:val="both"/>
      </w:pPr>
      <w:proofErr w:type="spellStart"/>
      <w:r w:rsidRPr="00814AD1">
        <w:t>Bekerja</w:t>
      </w:r>
      <w:proofErr w:type="spellEnd"/>
      <w:r w:rsidRPr="00814AD1">
        <w:t xml:space="preserve"> di Area </w:t>
      </w:r>
      <w:proofErr w:type="spellStart"/>
      <w:r w:rsidRPr="00814AD1">
        <w:t>Dinding</w:t>
      </w:r>
      <w:proofErr w:type="spellEnd"/>
      <w:r w:rsidRPr="00814AD1">
        <w:t xml:space="preserve"> Tambang</w:t>
      </w:r>
      <w:r w:rsidR="009E4FA2">
        <w:t>.</w:t>
      </w:r>
    </w:p>
    <w:p w14:paraId="74731F44" w14:textId="77777777" w:rsidR="00553956" w:rsidRPr="00814AD1" w:rsidRDefault="00250178" w:rsidP="000B5F93">
      <w:pPr>
        <w:pStyle w:val="BodyText"/>
        <w:numPr>
          <w:ilvl w:val="0"/>
          <w:numId w:val="24"/>
        </w:numPr>
        <w:spacing w:after="120" w:line="276" w:lineRule="auto"/>
        <w:jc w:val="both"/>
      </w:pPr>
      <w:proofErr w:type="spellStart"/>
      <w:r w:rsidRPr="00814AD1">
        <w:t>Bekerja</w:t>
      </w:r>
      <w:proofErr w:type="spellEnd"/>
      <w:r w:rsidRPr="00814AD1">
        <w:t xml:space="preserve"> di </w:t>
      </w:r>
      <w:proofErr w:type="spellStart"/>
      <w:r w:rsidR="009E4FA2">
        <w:t>D</w:t>
      </w:r>
      <w:r w:rsidRPr="00814AD1">
        <w:t>ekat</w:t>
      </w:r>
      <w:proofErr w:type="spellEnd"/>
      <w:r w:rsidRPr="00814AD1">
        <w:t xml:space="preserve"> Air</w:t>
      </w:r>
      <w:r w:rsidR="009E4FA2">
        <w:t>.</w:t>
      </w:r>
    </w:p>
    <w:p w14:paraId="7F836B0F" w14:textId="77777777" w:rsidR="00553956" w:rsidRPr="00814AD1" w:rsidRDefault="00250178" w:rsidP="000B5F93">
      <w:pPr>
        <w:pStyle w:val="BodyText"/>
        <w:numPr>
          <w:ilvl w:val="0"/>
          <w:numId w:val="24"/>
        </w:numPr>
        <w:spacing w:after="120" w:line="276" w:lineRule="auto"/>
        <w:jc w:val="both"/>
      </w:pPr>
      <w:proofErr w:type="spellStart"/>
      <w:r w:rsidRPr="00814AD1">
        <w:t>Bekerja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Alat </w:t>
      </w:r>
      <w:proofErr w:type="spellStart"/>
      <w:r w:rsidRPr="00814AD1">
        <w:t>Angkat</w:t>
      </w:r>
      <w:proofErr w:type="spellEnd"/>
    </w:p>
    <w:p w14:paraId="6FAF2C49" w14:textId="77777777" w:rsidR="00553956" w:rsidRPr="00814AD1" w:rsidRDefault="00250178" w:rsidP="000B5F93">
      <w:pPr>
        <w:pStyle w:val="BodyText"/>
        <w:numPr>
          <w:ilvl w:val="0"/>
          <w:numId w:val="24"/>
        </w:numPr>
        <w:spacing w:after="120" w:line="276" w:lineRule="auto"/>
        <w:jc w:val="both"/>
      </w:pPr>
      <w:proofErr w:type="spellStart"/>
      <w:r w:rsidRPr="00814AD1">
        <w:t>Bekerja</w:t>
      </w:r>
      <w:proofErr w:type="spellEnd"/>
      <w:r w:rsidRPr="00814AD1">
        <w:t xml:space="preserve"> di </w:t>
      </w:r>
      <w:proofErr w:type="spellStart"/>
      <w:r w:rsidRPr="00814AD1">
        <w:t>Ketinggian</w:t>
      </w:r>
      <w:proofErr w:type="spellEnd"/>
    </w:p>
    <w:p w14:paraId="2E42E6E1" w14:textId="77777777" w:rsidR="00250178" w:rsidRPr="00814AD1" w:rsidRDefault="00250178" w:rsidP="000B5F93">
      <w:pPr>
        <w:pStyle w:val="BodyText"/>
        <w:numPr>
          <w:ilvl w:val="0"/>
          <w:numId w:val="24"/>
        </w:numPr>
        <w:spacing w:after="120" w:line="276" w:lineRule="auto"/>
        <w:jc w:val="both"/>
      </w:pPr>
      <w:proofErr w:type="spellStart"/>
      <w:r w:rsidRPr="00814AD1">
        <w:t>Bekerja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Udara </w:t>
      </w:r>
      <w:proofErr w:type="spellStart"/>
      <w:r w:rsidRPr="00814AD1">
        <w:t>Bertekanan</w:t>
      </w:r>
      <w:proofErr w:type="spellEnd"/>
    </w:p>
    <w:p w14:paraId="57A0110A" w14:textId="77777777" w:rsidR="00250178" w:rsidRPr="00814AD1" w:rsidRDefault="00250178" w:rsidP="000B5F93">
      <w:pPr>
        <w:pStyle w:val="BodyText"/>
        <w:numPr>
          <w:ilvl w:val="0"/>
          <w:numId w:val="24"/>
        </w:numPr>
        <w:spacing w:after="120" w:line="276" w:lineRule="auto"/>
        <w:jc w:val="both"/>
      </w:pPr>
      <w:proofErr w:type="spellStart"/>
      <w:r w:rsidRPr="00814AD1">
        <w:t>Bekerja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Listrik</w:t>
      </w:r>
    </w:p>
    <w:p w14:paraId="32BA9B87" w14:textId="77777777" w:rsidR="00250178" w:rsidRPr="00814AD1" w:rsidRDefault="00250178" w:rsidP="000B5F93">
      <w:pPr>
        <w:pStyle w:val="BodyText"/>
        <w:numPr>
          <w:ilvl w:val="0"/>
          <w:numId w:val="24"/>
        </w:numPr>
        <w:spacing w:after="120" w:line="276" w:lineRule="auto"/>
        <w:jc w:val="both"/>
      </w:pPr>
      <w:proofErr w:type="spellStart"/>
      <w:r w:rsidRPr="00814AD1">
        <w:t>Bekerja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Hand Tools</w:t>
      </w:r>
    </w:p>
    <w:p w14:paraId="3BED5D4A" w14:textId="77777777" w:rsidR="00250178" w:rsidRDefault="00250178" w:rsidP="000B5F93">
      <w:pPr>
        <w:pStyle w:val="BodyText"/>
        <w:numPr>
          <w:ilvl w:val="0"/>
          <w:numId w:val="24"/>
        </w:numPr>
        <w:spacing w:after="120" w:line="276" w:lineRule="auto"/>
        <w:jc w:val="both"/>
      </w:pPr>
      <w:proofErr w:type="spellStart"/>
      <w:r w:rsidRPr="00814AD1">
        <w:t>Bekerja</w:t>
      </w:r>
      <w:proofErr w:type="spellEnd"/>
      <w:r w:rsidRPr="00814AD1">
        <w:t xml:space="preserve"> di Ruang </w:t>
      </w:r>
      <w:proofErr w:type="spellStart"/>
      <w:r w:rsidRPr="00814AD1">
        <w:t>Terbatas</w:t>
      </w:r>
      <w:proofErr w:type="spellEnd"/>
    </w:p>
    <w:p w14:paraId="1C20B228" w14:textId="77777777" w:rsidR="009A587F" w:rsidRPr="009C49E4" w:rsidRDefault="009A587F" w:rsidP="000B5F93">
      <w:pPr>
        <w:pStyle w:val="BodyText"/>
        <w:spacing w:after="120" w:line="276" w:lineRule="auto"/>
        <w:ind w:left="720"/>
        <w:jc w:val="both"/>
      </w:pPr>
      <w:proofErr w:type="spellStart"/>
      <w:r w:rsidRPr="009C49E4">
        <w:t>Selain</w:t>
      </w:r>
      <w:proofErr w:type="spellEnd"/>
      <w:r w:rsidRPr="009C49E4">
        <w:t xml:space="preserve"> </w:t>
      </w:r>
      <w:proofErr w:type="spellStart"/>
      <w:r w:rsidRPr="009C49E4">
        <w:t>pekerjaan</w:t>
      </w:r>
      <w:proofErr w:type="spellEnd"/>
      <w:r w:rsidRPr="009C49E4">
        <w:t xml:space="preserve"> di </w:t>
      </w:r>
      <w:proofErr w:type="spellStart"/>
      <w:r w:rsidRPr="009C49E4">
        <w:t>atas</w:t>
      </w:r>
      <w:proofErr w:type="spellEnd"/>
      <w:r w:rsidRPr="009C49E4">
        <w:t xml:space="preserve">, </w:t>
      </w:r>
      <w:proofErr w:type="spellStart"/>
      <w:r w:rsidRPr="009C49E4">
        <w:t>maka</w:t>
      </w:r>
      <w:proofErr w:type="spellEnd"/>
      <w:r w:rsidRPr="009C49E4">
        <w:t xml:space="preserve"> </w:t>
      </w:r>
      <w:proofErr w:type="spellStart"/>
      <w:r w:rsidRPr="009C49E4">
        <w:t>pekerjaan</w:t>
      </w:r>
      <w:proofErr w:type="spellEnd"/>
      <w:r w:rsidRPr="009C49E4">
        <w:t xml:space="preserve"> </w:t>
      </w:r>
      <w:r w:rsidRPr="0016006C">
        <w:rPr>
          <w:i/>
        </w:rPr>
        <w:t>land-clearing</w:t>
      </w:r>
      <w:r w:rsidRPr="009C49E4">
        <w:t xml:space="preserve"> dan </w:t>
      </w:r>
      <w:proofErr w:type="spellStart"/>
      <w:r w:rsidRPr="009C49E4">
        <w:t>atau</w:t>
      </w:r>
      <w:proofErr w:type="spellEnd"/>
      <w:r w:rsidRPr="009C49E4">
        <w:t xml:space="preserve"> </w:t>
      </w:r>
      <w:proofErr w:type="spellStart"/>
      <w:r w:rsidRPr="009C49E4">
        <w:t>pekerjaan</w:t>
      </w:r>
      <w:proofErr w:type="spellEnd"/>
      <w:r w:rsidRPr="009C49E4">
        <w:t xml:space="preserve"> lain yang </w:t>
      </w:r>
      <w:proofErr w:type="spellStart"/>
      <w:r w:rsidRPr="009C49E4">
        <w:t>masuk</w:t>
      </w:r>
      <w:proofErr w:type="spellEnd"/>
      <w:r w:rsidRPr="009C49E4">
        <w:t xml:space="preserve"> </w:t>
      </w:r>
      <w:proofErr w:type="spellStart"/>
      <w:r w:rsidRPr="009C49E4">
        <w:t>dalam</w:t>
      </w:r>
      <w:proofErr w:type="spellEnd"/>
      <w:r w:rsidRPr="009C49E4">
        <w:t xml:space="preserve"> </w:t>
      </w:r>
      <w:proofErr w:type="spellStart"/>
      <w:r w:rsidRPr="009C49E4">
        <w:t>kategori</w:t>
      </w:r>
      <w:proofErr w:type="spellEnd"/>
      <w:r w:rsidRPr="009C49E4">
        <w:t xml:space="preserve"> </w:t>
      </w:r>
      <w:r w:rsidRPr="0016006C">
        <w:rPr>
          <w:i/>
        </w:rPr>
        <w:t>high-risk activity</w:t>
      </w:r>
      <w:r w:rsidRPr="009C49E4">
        <w:t xml:space="preserve"> yang </w:t>
      </w:r>
      <w:proofErr w:type="spellStart"/>
      <w:r w:rsidRPr="009C49E4">
        <w:t>ditetapkan</w:t>
      </w:r>
      <w:proofErr w:type="spellEnd"/>
      <w:r w:rsidRPr="009C49E4">
        <w:t xml:space="preserve"> oleh KTT </w:t>
      </w:r>
      <w:proofErr w:type="spellStart"/>
      <w:r w:rsidRPr="009C49E4">
        <w:t>akan</w:t>
      </w:r>
      <w:proofErr w:type="spellEnd"/>
      <w:r w:rsidRPr="009C49E4">
        <w:t xml:space="preserve"> </w:t>
      </w:r>
      <w:proofErr w:type="spellStart"/>
      <w:r w:rsidRPr="009C49E4">
        <w:t>dilakukan</w:t>
      </w:r>
      <w:proofErr w:type="spellEnd"/>
      <w:r w:rsidRPr="009C49E4">
        <w:t xml:space="preserve"> </w:t>
      </w:r>
      <w:proofErr w:type="spellStart"/>
      <w:r w:rsidRPr="009C49E4">
        <w:t>pengendalian</w:t>
      </w:r>
      <w:proofErr w:type="spellEnd"/>
      <w:r w:rsidRPr="009C49E4">
        <w:t xml:space="preserve"> </w:t>
      </w:r>
      <w:proofErr w:type="spellStart"/>
      <w:r w:rsidRPr="009C49E4">
        <w:t>dengan</w:t>
      </w:r>
      <w:proofErr w:type="spellEnd"/>
      <w:r w:rsidRPr="009C49E4">
        <w:t xml:space="preserve"> </w:t>
      </w:r>
      <w:proofErr w:type="spellStart"/>
      <w:r w:rsidRPr="009C49E4">
        <w:t>mengikuti</w:t>
      </w:r>
      <w:proofErr w:type="spellEnd"/>
      <w:r w:rsidRPr="009C49E4">
        <w:t xml:space="preserve"> </w:t>
      </w:r>
      <w:proofErr w:type="spellStart"/>
      <w:r w:rsidRPr="009C49E4">
        <w:t>pola</w:t>
      </w:r>
      <w:proofErr w:type="spellEnd"/>
      <w:r w:rsidRPr="009C49E4">
        <w:t xml:space="preserve"> yang </w:t>
      </w:r>
      <w:proofErr w:type="spellStart"/>
      <w:r w:rsidRPr="009C49E4">
        <w:t>ditetapkan</w:t>
      </w:r>
      <w:proofErr w:type="spellEnd"/>
      <w:r w:rsidRPr="009C49E4">
        <w:t xml:space="preserve"> </w:t>
      </w:r>
      <w:proofErr w:type="spellStart"/>
      <w:r w:rsidRPr="009C49E4">
        <w:t>dalam</w:t>
      </w:r>
      <w:proofErr w:type="spellEnd"/>
      <w:r w:rsidRPr="009C49E4">
        <w:t xml:space="preserve"> FLPG </w:t>
      </w:r>
      <w:proofErr w:type="spellStart"/>
      <w:r w:rsidRPr="009C49E4">
        <w:t>tersebut</w:t>
      </w:r>
      <w:proofErr w:type="spellEnd"/>
      <w:r w:rsidRPr="009C49E4">
        <w:t xml:space="preserve"> di </w:t>
      </w:r>
      <w:proofErr w:type="spellStart"/>
      <w:r w:rsidRPr="009C49E4">
        <w:t>atas</w:t>
      </w:r>
      <w:proofErr w:type="spellEnd"/>
      <w:r w:rsidRPr="009C49E4">
        <w:t>.</w:t>
      </w:r>
    </w:p>
    <w:p w14:paraId="2D5F6CF1" w14:textId="77777777" w:rsidR="00D00EDA" w:rsidRPr="009C49E4" w:rsidRDefault="00D00EDA" w:rsidP="000B5F93">
      <w:pPr>
        <w:pStyle w:val="BodyText"/>
        <w:spacing w:after="120" w:line="276" w:lineRule="auto"/>
        <w:ind w:left="720"/>
        <w:jc w:val="both"/>
      </w:pPr>
      <w:proofErr w:type="spellStart"/>
      <w:r w:rsidRPr="009C49E4">
        <w:t>Analisis</w:t>
      </w:r>
      <w:proofErr w:type="spellEnd"/>
      <w:r w:rsidRPr="009C49E4">
        <w:t xml:space="preserve"> </w:t>
      </w:r>
      <w:proofErr w:type="spellStart"/>
      <w:r w:rsidRPr="009C49E4">
        <w:t>risiko</w:t>
      </w:r>
      <w:proofErr w:type="spellEnd"/>
      <w:r w:rsidRPr="009C49E4">
        <w:t xml:space="preserve"> </w:t>
      </w:r>
      <w:r w:rsidRPr="009C49E4">
        <w:rPr>
          <w:i/>
          <w:iCs/>
        </w:rPr>
        <w:t xml:space="preserve">Bow Tie </w:t>
      </w:r>
      <w:proofErr w:type="spellStart"/>
      <w:r w:rsidRPr="009C49E4">
        <w:t>dilaksanakan</w:t>
      </w:r>
      <w:proofErr w:type="spellEnd"/>
      <w:r w:rsidRPr="009C49E4">
        <w:t xml:space="preserve"> </w:t>
      </w:r>
      <w:proofErr w:type="spellStart"/>
      <w:r w:rsidRPr="009C49E4">
        <w:t>setelah</w:t>
      </w:r>
      <w:proofErr w:type="spellEnd"/>
      <w:r w:rsidRPr="009C49E4">
        <w:t xml:space="preserve"> </w:t>
      </w:r>
      <w:proofErr w:type="spellStart"/>
      <w:r w:rsidRPr="009C49E4">
        <w:t>perusahaan</w:t>
      </w:r>
      <w:proofErr w:type="spellEnd"/>
      <w:r w:rsidRPr="009C49E4">
        <w:t xml:space="preserve"> </w:t>
      </w:r>
      <w:proofErr w:type="spellStart"/>
      <w:r w:rsidRPr="009C49E4">
        <w:t>menyusun</w:t>
      </w:r>
      <w:proofErr w:type="spellEnd"/>
      <w:r w:rsidRPr="009C49E4">
        <w:t xml:space="preserve"> daftar </w:t>
      </w:r>
      <w:proofErr w:type="spellStart"/>
      <w:r w:rsidRPr="009C49E4">
        <w:t>bahaya</w:t>
      </w:r>
      <w:proofErr w:type="spellEnd"/>
      <w:r w:rsidRPr="009C49E4">
        <w:t xml:space="preserve"> dan </w:t>
      </w:r>
      <w:proofErr w:type="spellStart"/>
      <w:r w:rsidRPr="009C49E4">
        <w:t>penilaian</w:t>
      </w:r>
      <w:proofErr w:type="spellEnd"/>
      <w:r w:rsidRPr="009C49E4">
        <w:t xml:space="preserve"> </w:t>
      </w:r>
      <w:proofErr w:type="spellStart"/>
      <w:r w:rsidRPr="009C49E4">
        <w:t>risikonya</w:t>
      </w:r>
      <w:proofErr w:type="spellEnd"/>
      <w:r w:rsidRPr="009C49E4">
        <w:t xml:space="preserve"> </w:t>
      </w:r>
      <w:proofErr w:type="spellStart"/>
      <w:r w:rsidRPr="009C49E4">
        <w:t>melalui</w:t>
      </w:r>
      <w:proofErr w:type="spellEnd"/>
      <w:r w:rsidRPr="009C49E4">
        <w:t xml:space="preserve"> </w:t>
      </w:r>
      <w:proofErr w:type="spellStart"/>
      <w:r w:rsidRPr="009C49E4">
        <w:t>penyusunan</w:t>
      </w:r>
      <w:proofErr w:type="spellEnd"/>
      <w:r w:rsidRPr="009C49E4">
        <w:t xml:space="preserve"> HIRADC (</w:t>
      </w:r>
      <w:r w:rsidRPr="009C49E4">
        <w:rPr>
          <w:i/>
          <w:iCs/>
        </w:rPr>
        <w:t>Hazard Identification</w:t>
      </w:r>
      <w:r w:rsidRPr="009C49E4">
        <w:t xml:space="preserve">, </w:t>
      </w:r>
      <w:r w:rsidRPr="009C49E4">
        <w:rPr>
          <w:i/>
          <w:iCs/>
        </w:rPr>
        <w:t>Risk Assessment and Determining Control</w:t>
      </w:r>
      <w:r w:rsidRPr="009C49E4">
        <w:t xml:space="preserve">). Dan </w:t>
      </w:r>
      <w:proofErr w:type="spellStart"/>
      <w:r w:rsidRPr="009C49E4">
        <w:t>untuk</w:t>
      </w:r>
      <w:proofErr w:type="spellEnd"/>
      <w:r w:rsidRPr="009C49E4">
        <w:t xml:space="preserve"> </w:t>
      </w:r>
      <w:proofErr w:type="spellStart"/>
      <w:r w:rsidRPr="009C49E4">
        <w:t>pekerjaan</w:t>
      </w:r>
      <w:proofErr w:type="spellEnd"/>
      <w:r w:rsidRPr="009C49E4">
        <w:t xml:space="preserve"> yang </w:t>
      </w:r>
      <w:proofErr w:type="spellStart"/>
      <w:r w:rsidRPr="009C49E4">
        <w:t>memiliki</w:t>
      </w:r>
      <w:proofErr w:type="spellEnd"/>
      <w:r w:rsidRPr="009C49E4">
        <w:t xml:space="preserve"> </w:t>
      </w:r>
      <w:proofErr w:type="spellStart"/>
      <w:r w:rsidRPr="009C49E4">
        <w:t>untuk</w:t>
      </w:r>
      <w:proofErr w:type="spellEnd"/>
      <w:r w:rsidRPr="009C49E4">
        <w:t xml:space="preserve"> </w:t>
      </w:r>
      <w:proofErr w:type="spellStart"/>
      <w:r w:rsidRPr="009C49E4">
        <w:t>tingkat</w:t>
      </w:r>
      <w:proofErr w:type="spellEnd"/>
      <w:r w:rsidRPr="009C49E4">
        <w:t xml:space="preserve"> </w:t>
      </w:r>
      <w:proofErr w:type="spellStart"/>
      <w:r w:rsidRPr="009C49E4">
        <w:t>konsekuensi</w:t>
      </w:r>
      <w:proofErr w:type="spellEnd"/>
      <w:r w:rsidRPr="009C49E4">
        <w:t xml:space="preserve"> </w:t>
      </w:r>
      <w:proofErr w:type="spellStart"/>
      <w:r w:rsidRPr="009C49E4">
        <w:t>atau</w:t>
      </w:r>
      <w:proofErr w:type="spellEnd"/>
      <w:r w:rsidRPr="009C49E4">
        <w:t xml:space="preserve"> </w:t>
      </w:r>
      <w:proofErr w:type="spellStart"/>
      <w:r w:rsidRPr="009C49E4">
        <w:t>keparahan</w:t>
      </w:r>
      <w:proofErr w:type="spellEnd"/>
      <w:r w:rsidRPr="009C49E4">
        <w:t xml:space="preserve"> </w:t>
      </w:r>
      <w:proofErr w:type="spellStart"/>
      <w:r w:rsidRPr="009C49E4">
        <w:t>dengan</w:t>
      </w:r>
      <w:proofErr w:type="spellEnd"/>
      <w:r w:rsidRPr="009C49E4">
        <w:t xml:space="preserve"> level ≥ 4, </w:t>
      </w:r>
      <w:proofErr w:type="spellStart"/>
      <w:r w:rsidRPr="009C49E4">
        <w:t>perlu</w:t>
      </w:r>
      <w:proofErr w:type="spellEnd"/>
      <w:r w:rsidRPr="009C49E4">
        <w:t xml:space="preserve"> </w:t>
      </w:r>
      <w:proofErr w:type="spellStart"/>
      <w:r w:rsidRPr="009C49E4">
        <w:t>ditindaklanjuti</w:t>
      </w:r>
      <w:proofErr w:type="spellEnd"/>
      <w:r w:rsidRPr="009C49E4">
        <w:t xml:space="preserve"> </w:t>
      </w:r>
      <w:proofErr w:type="spellStart"/>
      <w:r w:rsidRPr="009C49E4">
        <w:t>dengan</w:t>
      </w:r>
      <w:proofErr w:type="spellEnd"/>
      <w:r w:rsidRPr="009C49E4">
        <w:t xml:space="preserve"> </w:t>
      </w:r>
      <w:proofErr w:type="spellStart"/>
      <w:r w:rsidRPr="009C49E4">
        <w:t>analisis</w:t>
      </w:r>
      <w:proofErr w:type="spellEnd"/>
      <w:r w:rsidRPr="009C49E4">
        <w:t xml:space="preserve"> </w:t>
      </w:r>
      <w:r w:rsidRPr="009C49E4">
        <w:rPr>
          <w:i/>
          <w:iCs/>
        </w:rPr>
        <w:t>Bow Tie</w:t>
      </w:r>
      <w:r w:rsidRPr="009C49E4">
        <w:t xml:space="preserve">. </w:t>
      </w:r>
      <w:proofErr w:type="spellStart"/>
      <w:r w:rsidRPr="009C49E4">
        <w:t>Pembuatan</w:t>
      </w:r>
      <w:proofErr w:type="spellEnd"/>
      <w:r w:rsidRPr="009C49E4">
        <w:t xml:space="preserve"> </w:t>
      </w:r>
      <w:proofErr w:type="spellStart"/>
      <w:r w:rsidRPr="009C49E4">
        <w:t>dokumen</w:t>
      </w:r>
      <w:proofErr w:type="spellEnd"/>
      <w:r w:rsidRPr="009C49E4">
        <w:t xml:space="preserve"> </w:t>
      </w:r>
      <w:r w:rsidRPr="00DA5125">
        <w:rPr>
          <w:i/>
        </w:rPr>
        <w:t>Bow</w:t>
      </w:r>
      <w:r w:rsidR="00DA5125" w:rsidRPr="00DA5125">
        <w:rPr>
          <w:i/>
        </w:rPr>
        <w:t xml:space="preserve"> T</w:t>
      </w:r>
      <w:r w:rsidRPr="00DA5125">
        <w:rPr>
          <w:i/>
        </w:rPr>
        <w:t>ie</w:t>
      </w:r>
      <w:r w:rsidRPr="009C49E4">
        <w:t xml:space="preserve"> </w:t>
      </w:r>
      <w:proofErr w:type="spellStart"/>
      <w:r w:rsidRPr="009C49E4">
        <w:t>mengacu</w:t>
      </w:r>
      <w:proofErr w:type="spellEnd"/>
      <w:r w:rsidRPr="009C49E4">
        <w:t xml:space="preserve"> pada </w:t>
      </w:r>
      <w:proofErr w:type="spellStart"/>
      <w:r w:rsidRPr="009C49E4">
        <w:t>Pedoman</w:t>
      </w:r>
      <w:proofErr w:type="spellEnd"/>
      <w:r w:rsidRPr="009C49E4">
        <w:t xml:space="preserve"> Teknis </w:t>
      </w:r>
      <w:proofErr w:type="spellStart"/>
      <w:r w:rsidRPr="009C49E4">
        <w:t>Manajemen</w:t>
      </w:r>
      <w:proofErr w:type="spellEnd"/>
      <w:r w:rsidRPr="009C49E4">
        <w:t xml:space="preserve"> </w:t>
      </w:r>
      <w:proofErr w:type="spellStart"/>
      <w:r w:rsidRPr="009C49E4">
        <w:t>Risiko</w:t>
      </w:r>
      <w:proofErr w:type="spellEnd"/>
      <w:r w:rsidRPr="009C49E4">
        <w:t xml:space="preserve"> K3 AE.  </w:t>
      </w:r>
      <w:proofErr w:type="spellStart"/>
      <w:r w:rsidR="00DA5125">
        <w:t>Setiap</w:t>
      </w:r>
      <w:proofErr w:type="spellEnd"/>
      <w:r w:rsidR="00DA5125">
        <w:t xml:space="preserve"> </w:t>
      </w:r>
      <w:proofErr w:type="spellStart"/>
      <w:r w:rsidR="00DA5125">
        <w:t>hasil</w:t>
      </w:r>
      <w:proofErr w:type="spellEnd"/>
      <w:r w:rsidR="00DA5125">
        <w:t xml:space="preserve"> </w:t>
      </w:r>
      <w:proofErr w:type="spellStart"/>
      <w:r w:rsidR="00DA5125">
        <w:t>verifikasi</w:t>
      </w:r>
      <w:proofErr w:type="spellEnd"/>
      <w:r w:rsidR="00DA5125">
        <w:t xml:space="preserve"> </w:t>
      </w:r>
      <w:r w:rsidR="00DA5125" w:rsidRPr="00DA5125">
        <w:rPr>
          <w:i/>
        </w:rPr>
        <w:t>Bow Tie</w:t>
      </w:r>
      <w:r w:rsidRPr="009C49E4">
        <w:t xml:space="preserve"> </w:t>
      </w:r>
      <w:proofErr w:type="spellStart"/>
      <w:r w:rsidRPr="009C49E4">
        <w:t>akan</w:t>
      </w:r>
      <w:proofErr w:type="spellEnd"/>
      <w:r w:rsidRPr="009C49E4">
        <w:t xml:space="preserve"> </w:t>
      </w:r>
      <w:proofErr w:type="spellStart"/>
      <w:r w:rsidRPr="009C49E4">
        <w:t>diotorisasi</w:t>
      </w:r>
      <w:proofErr w:type="spellEnd"/>
      <w:r w:rsidRPr="009C49E4">
        <w:t xml:space="preserve"> oleh </w:t>
      </w:r>
      <w:r w:rsidRPr="009E4FA2">
        <w:rPr>
          <w:i/>
        </w:rPr>
        <w:t>Project Manager</w:t>
      </w:r>
      <w:r w:rsidRPr="009C49E4">
        <w:t xml:space="preserve"> dan </w:t>
      </w:r>
      <w:proofErr w:type="spellStart"/>
      <w:r w:rsidR="009E4FA2">
        <w:t>p</w:t>
      </w:r>
      <w:r w:rsidRPr="009C49E4">
        <w:t>ejabat</w:t>
      </w:r>
      <w:proofErr w:type="spellEnd"/>
      <w:r w:rsidRPr="009C49E4">
        <w:t xml:space="preserve"> </w:t>
      </w:r>
      <w:proofErr w:type="spellStart"/>
      <w:r w:rsidRPr="009C49E4">
        <w:t>berwenang</w:t>
      </w:r>
      <w:proofErr w:type="spellEnd"/>
      <w:r w:rsidRPr="009C49E4">
        <w:t xml:space="preserve"> di PTMC.</w:t>
      </w:r>
    </w:p>
    <w:p w14:paraId="40E32D2C" w14:textId="77777777" w:rsidR="009F4D7E" w:rsidRPr="00814AD1" w:rsidRDefault="000B525C" w:rsidP="000B5F93">
      <w:pPr>
        <w:pStyle w:val="Heading1"/>
        <w:numPr>
          <w:ilvl w:val="0"/>
          <w:numId w:val="1"/>
        </w:numPr>
        <w:tabs>
          <w:tab w:val="left" w:pos="720"/>
        </w:tabs>
        <w:spacing w:line="276" w:lineRule="auto"/>
        <w:ind w:left="734" w:hanging="547"/>
        <w:rPr>
          <w:w w:val="105"/>
          <w:sz w:val="22"/>
          <w:szCs w:val="20"/>
        </w:rPr>
      </w:pPr>
      <w:proofErr w:type="spellStart"/>
      <w:r>
        <w:rPr>
          <w:w w:val="105"/>
          <w:sz w:val="22"/>
          <w:szCs w:val="20"/>
        </w:rPr>
        <w:t>Pemenuhan</w:t>
      </w:r>
      <w:proofErr w:type="spellEnd"/>
      <w:r>
        <w:rPr>
          <w:w w:val="105"/>
          <w:sz w:val="22"/>
          <w:szCs w:val="20"/>
        </w:rPr>
        <w:t xml:space="preserve"> </w:t>
      </w:r>
      <w:proofErr w:type="spellStart"/>
      <w:r>
        <w:rPr>
          <w:w w:val="105"/>
          <w:sz w:val="22"/>
          <w:szCs w:val="20"/>
        </w:rPr>
        <w:t>Aspek</w:t>
      </w:r>
      <w:proofErr w:type="spellEnd"/>
      <w:r>
        <w:rPr>
          <w:w w:val="105"/>
          <w:sz w:val="22"/>
          <w:szCs w:val="20"/>
        </w:rPr>
        <w:t xml:space="preserve"> Legal KPL</w:t>
      </w:r>
    </w:p>
    <w:p w14:paraId="6648BFBB" w14:textId="77777777" w:rsidR="009F4D7E" w:rsidRPr="00814AD1" w:rsidRDefault="004A6D00" w:rsidP="000B5F93">
      <w:pPr>
        <w:pStyle w:val="BodyText"/>
        <w:spacing w:after="120" w:line="276" w:lineRule="auto"/>
        <w:ind w:left="720"/>
        <w:jc w:val="both"/>
      </w:pPr>
      <w:r w:rsidRPr="00814AD1">
        <w:t>SIS</w:t>
      </w:r>
      <w:r w:rsidR="009F4D7E" w:rsidRPr="00814AD1">
        <w:t xml:space="preserve"> </w:t>
      </w:r>
      <w:proofErr w:type="spellStart"/>
      <w:r w:rsidR="009F4D7E" w:rsidRPr="00814AD1">
        <w:t>sebagaimana</w:t>
      </w:r>
      <w:proofErr w:type="spellEnd"/>
      <w:r w:rsidR="009F4D7E" w:rsidRPr="00814AD1">
        <w:t xml:space="preserve"> </w:t>
      </w:r>
      <w:proofErr w:type="spellStart"/>
      <w:r w:rsidR="009F4D7E" w:rsidRPr="00814AD1">
        <w:t>ditetapkan</w:t>
      </w:r>
      <w:proofErr w:type="spellEnd"/>
      <w:r w:rsidR="009F4D7E" w:rsidRPr="00814AD1">
        <w:t xml:space="preserve"> </w:t>
      </w:r>
      <w:proofErr w:type="spellStart"/>
      <w:r w:rsidR="009F4D7E" w:rsidRPr="00814AD1">
        <w:t>dalam</w:t>
      </w:r>
      <w:proofErr w:type="spellEnd"/>
      <w:r w:rsidR="009F4D7E" w:rsidRPr="00814AD1">
        <w:t xml:space="preserve"> </w:t>
      </w:r>
      <w:proofErr w:type="spellStart"/>
      <w:r w:rsidR="009F4D7E" w:rsidRPr="00814AD1">
        <w:t>kebijakan</w:t>
      </w:r>
      <w:proofErr w:type="spellEnd"/>
      <w:r w:rsidR="009F4D7E" w:rsidRPr="00814AD1">
        <w:t xml:space="preserve"> </w:t>
      </w:r>
      <w:proofErr w:type="spellStart"/>
      <w:r w:rsidR="009F4D7E" w:rsidRPr="00814AD1">
        <w:t>Keselamatan</w:t>
      </w:r>
      <w:proofErr w:type="spellEnd"/>
      <w:r w:rsidR="009F4D7E" w:rsidRPr="00814AD1">
        <w:t xml:space="preserve"> </w:t>
      </w:r>
      <w:proofErr w:type="spellStart"/>
      <w:r w:rsidR="009F4D7E" w:rsidRPr="00814AD1">
        <w:t>Pertambangan</w:t>
      </w:r>
      <w:proofErr w:type="spellEnd"/>
      <w:r w:rsidR="009F4D7E" w:rsidRPr="00814AD1">
        <w:t xml:space="preserve">, </w:t>
      </w:r>
      <w:proofErr w:type="spellStart"/>
      <w:r w:rsidR="009F4D7E" w:rsidRPr="00814AD1">
        <w:t>Lingkungan</w:t>
      </w:r>
      <w:proofErr w:type="spellEnd"/>
      <w:r w:rsidR="009F4D7E" w:rsidRPr="00814AD1">
        <w:t xml:space="preserve"> </w:t>
      </w:r>
      <w:proofErr w:type="spellStart"/>
      <w:r w:rsidR="009F4D7E" w:rsidRPr="00814AD1">
        <w:t>Hidup</w:t>
      </w:r>
      <w:proofErr w:type="spellEnd"/>
      <w:r w:rsidR="009F4D7E" w:rsidRPr="00814AD1">
        <w:t xml:space="preserve">, dan </w:t>
      </w:r>
      <w:proofErr w:type="spellStart"/>
      <w:r w:rsidR="009F4D7E" w:rsidRPr="00814AD1">
        <w:t>Mutu</w:t>
      </w:r>
      <w:proofErr w:type="spellEnd"/>
      <w:r w:rsidR="009F4D7E" w:rsidRPr="00814AD1">
        <w:t xml:space="preserve"> </w:t>
      </w:r>
      <w:proofErr w:type="spellStart"/>
      <w:r w:rsidR="009F4D7E" w:rsidRPr="00814AD1">
        <w:t>selalu</w:t>
      </w:r>
      <w:proofErr w:type="spellEnd"/>
      <w:r w:rsidR="009F4D7E" w:rsidRPr="00814AD1">
        <w:t xml:space="preserve"> </w:t>
      </w:r>
      <w:proofErr w:type="spellStart"/>
      <w:r w:rsidR="009F4D7E" w:rsidRPr="00814AD1">
        <w:t>mematuhi</w:t>
      </w:r>
      <w:proofErr w:type="spellEnd"/>
      <w:r w:rsidR="009F4D7E" w:rsidRPr="00814AD1">
        <w:t xml:space="preserve"> </w:t>
      </w:r>
      <w:proofErr w:type="spellStart"/>
      <w:r w:rsidR="009F4D7E" w:rsidRPr="00814AD1">
        <w:t>ketentuan</w:t>
      </w:r>
      <w:proofErr w:type="spellEnd"/>
      <w:r w:rsidR="009F4D7E" w:rsidRPr="00814AD1">
        <w:t xml:space="preserve"> </w:t>
      </w:r>
      <w:proofErr w:type="spellStart"/>
      <w:r w:rsidR="009F4D7E" w:rsidRPr="00814AD1">
        <w:t>peraturan</w:t>
      </w:r>
      <w:proofErr w:type="spellEnd"/>
      <w:r w:rsidR="009F4D7E" w:rsidRPr="00814AD1">
        <w:t xml:space="preserve"> </w:t>
      </w:r>
      <w:proofErr w:type="spellStart"/>
      <w:r w:rsidR="009F4D7E" w:rsidRPr="00814AD1">
        <w:t>perundangan</w:t>
      </w:r>
      <w:proofErr w:type="spellEnd"/>
      <w:r w:rsidR="009F4D7E" w:rsidRPr="00814AD1">
        <w:t xml:space="preserve"> dan </w:t>
      </w:r>
      <w:proofErr w:type="spellStart"/>
      <w:r w:rsidR="009F4D7E" w:rsidRPr="00814AD1">
        <w:t>ketentuan</w:t>
      </w:r>
      <w:proofErr w:type="spellEnd"/>
      <w:r w:rsidR="009F4D7E" w:rsidRPr="00814AD1">
        <w:t xml:space="preserve"> </w:t>
      </w:r>
      <w:proofErr w:type="spellStart"/>
      <w:r w:rsidR="009F4D7E" w:rsidRPr="00814AD1">
        <w:t>peraturan</w:t>
      </w:r>
      <w:proofErr w:type="spellEnd"/>
      <w:r w:rsidR="009F4D7E" w:rsidRPr="00814AD1">
        <w:t xml:space="preserve"> </w:t>
      </w:r>
      <w:proofErr w:type="spellStart"/>
      <w:r w:rsidR="009F4D7E" w:rsidRPr="00814AD1">
        <w:t>lainnya</w:t>
      </w:r>
      <w:proofErr w:type="spellEnd"/>
      <w:r w:rsidR="009F4D7E" w:rsidRPr="00814AD1">
        <w:t xml:space="preserve"> yang </w:t>
      </w:r>
      <w:proofErr w:type="spellStart"/>
      <w:r w:rsidR="009F4D7E" w:rsidRPr="00814AD1">
        <w:t>menjadi</w:t>
      </w:r>
      <w:proofErr w:type="spellEnd"/>
      <w:r w:rsidR="009F4D7E" w:rsidRPr="00814AD1">
        <w:t xml:space="preserve"> </w:t>
      </w:r>
      <w:proofErr w:type="spellStart"/>
      <w:r w:rsidR="009F4D7E" w:rsidRPr="00814AD1">
        <w:t>kewajiban</w:t>
      </w:r>
      <w:proofErr w:type="spellEnd"/>
      <w:r w:rsidR="009F4D7E" w:rsidRPr="00814AD1">
        <w:t xml:space="preserve"> </w:t>
      </w:r>
      <w:proofErr w:type="spellStart"/>
      <w:r w:rsidR="009F4D7E" w:rsidRPr="00814AD1">
        <w:t>perusahaan</w:t>
      </w:r>
      <w:proofErr w:type="spellEnd"/>
      <w:r w:rsidR="009F4D7E" w:rsidRPr="00814AD1">
        <w:t xml:space="preserve">, </w:t>
      </w:r>
      <w:proofErr w:type="spellStart"/>
      <w:r w:rsidR="009F4D7E" w:rsidRPr="00814AD1">
        <w:t>khususnya</w:t>
      </w:r>
      <w:proofErr w:type="spellEnd"/>
      <w:r w:rsidR="009F4D7E" w:rsidRPr="00814AD1">
        <w:t xml:space="preserve"> </w:t>
      </w:r>
      <w:proofErr w:type="spellStart"/>
      <w:r w:rsidR="009F4D7E" w:rsidRPr="00814AD1">
        <w:t>terkait</w:t>
      </w:r>
      <w:proofErr w:type="spellEnd"/>
      <w:r w:rsidR="009F4D7E" w:rsidRPr="00814AD1">
        <w:t xml:space="preserve"> </w:t>
      </w:r>
      <w:proofErr w:type="spellStart"/>
      <w:r w:rsidR="009F4D7E" w:rsidRPr="00814AD1">
        <w:t>peraturan</w:t>
      </w:r>
      <w:proofErr w:type="spellEnd"/>
      <w:r w:rsidR="009F4D7E" w:rsidRPr="00814AD1">
        <w:t xml:space="preserve"> </w:t>
      </w:r>
      <w:proofErr w:type="spellStart"/>
      <w:r w:rsidR="009F4D7E" w:rsidRPr="00814AD1">
        <w:t>perundangan</w:t>
      </w:r>
      <w:proofErr w:type="spellEnd"/>
      <w:r w:rsidR="009F4D7E" w:rsidRPr="00814AD1">
        <w:t xml:space="preserve"> </w:t>
      </w:r>
      <w:proofErr w:type="spellStart"/>
      <w:r w:rsidR="009F4D7E" w:rsidRPr="00814AD1">
        <w:t>pertambangan</w:t>
      </w:r>
      <w:proofErr w:type="spellEnd"/>
      <w:r w:rsidR="009F4D7E" w:rsidRPr="00814AD1">
        <w:t xml:space="preserve">, </w:t>
      </w:r>
      <w:proofErr w:type="spellStart"/>
      <w:r w:rsidR="009F4D7E" w:rsidRPr="00814AD1">
        <w:t>keselamatan</w:t>
      </w:r>
      <w:proofErr w:type="spellEnd"/>
      <w:r w:rsidR="009F4D7E" w:rsidRPr="00814AD1">
        <w:t xml:space="preserve"> </w:t>
      </w:r>
      <w:proofErr w:type="spellStart"/>
      <w:r w:rsidR="009F4D7E" w:rsidRPr="00814AD1">
        <w:t>pertambangan</w:t>
      </w:r>
      <w:proofErr w:type="spellEnd"/>
      <w:r w:rsidR="009F4D7E" w:rsidRPr="00814AD1">
        <w:t xml:space="preserve">, dan </w:t>
      </w:r>
      <w:proofErr w:type="spellStart"/>
      <w:r w:rsidR="009F4D7E" w:rsidRPr="00814AD1">
        <w:t>lingkungan</w:t>
      </w:r>
      <w:proofErr w:type="spellEnd"/>
      <w:r w:rsidR="009F4D7E" w:rsidRPr="00814AD1">
        <w:t xml:space="preserve"> </w:t>
      </w:r>
      <w:proofErr w:type="spellStart"/>
      <w:r w:rsidR="009F4D7E" w:rsidRPr="00814AD1">
        <w:t>hidup</w:t>
      </w:r>
      <w:proofErr w:type="spellEnd"/>
      <w:r w:rsidR="006C5770" w:rsidRPr="00814AD1">
        <w:t xml:space="preserve">. </w:t>
      </w:r>
      <w:proofErr w:type="spellStart"/>
      <w:r w:rsidR="00033D04" w:rsidRPr="00814AD1">
        <w:t>Termasuk</w:t>
      </w:r>
      <w:proofErr w:type="spellEnd"/>
      <w:r w:rsidR="00033D04" w:rsidRPr="00814AD1">
        <w:t xml:space="preserve"> di </w:t>
      </w:r>
      <w:proofErr w:type="spellStart"/>
      <w:r w:rsidR="00033D04" w:rsidRPr="00814AD1">
        <w:t>dalam</w:t>
      </w:r>
      <w:proofErr w:type="spellEnd"/>
      <w:r w:rsidR="00033D04" w:rsidRPr="00814AD1">
        <w:t xml:space="preserve"> </w:t>
      </w:r>
      <w:proofErr w:type="spellStart"/>
      <w:r w:rsidR="00033D04" w:rsidRPr="00814AD1">
        <w:t>kepatuhan</w:t>
      </w:r>
      <w:proofErr w:type="spellEnd"/>
      <w:r w:rsidR="00033D04" w:rsidRPr="00814AD1">
        <w:t xml:space="preserve"> </w:t>
      </w:r>
      <w:proofErr w:type="spellStart"/>
      <w:r w:rsidR="00033D04" w:rsidRPr="00814AD1">
        <w:t>ini</w:t>
      </w:r>
      <w:proofErr w:type="spellEnd"/>
      <w:r w:rsidR="00033D04" w:rsidRPr="00814AD1">
        <w:t xml:space="preserve"> </w:t>
      </w:r>
      <w:proofErr w:type="spellStart"/>
      <w:r w:rsidR="00033D04" w:rsidRPr="00814AD1">
        <w:t>adalah</w:t>
      </w:r>
      <w:proofErr w:type="spellEnd"/>
      <w:r w:rsidR="00033D04" w:rsidRPr="00814AD1">
        <w:t xml:space="preserve"> </w:t>
      </w:r>
      <w:proofErr w:type="spellStart"/>
      <w:r w:rsidR="00033D04" w:rsidRPr="00814AD1">
        <w:t>aspek</w:t>
      </w:r>
      <w:proofErr w:type="spellEnd"/>
      <w:r w:rsidR="00033D04" w:rsidRPr="00814AD1">
        <w:t xml:space="preserve"> </w:t>
      </w:r>
      <w:proofErr w:type="spellStart"/>
      <w:r w:rsidR="00033D04" w:rsidRPr="00814AD1">
        <w:t>perijinan</w:t>
      </w:r>
      <w:proofErr w:type="spellEnd"/>
      <w:r w:rsidR="00033D04" w:rsidRPr="00814AD1">
        <w:t xml:space="preserve">, </w:t>
      </w:r>
      <w:proofErr w:type="spellStart"/>
      <w:r w:rsidR="00033D04" w:rsidRPr="00814AD1">
        <w:t>sertifikasi</w:t>
      </w:r>
      <w:proofErr w:type="spellEnd"/>
      <w:r w:rsidR="00033D04" w:rsidRPr="00814AD1">
        <w:t xml:space="preserve">, dan </w:t>
      </w:r>
      <w:proofErr w:type="spellStart"/>
      <w:r w:rsidR="00033D04" w:rsidRPr="00814AD1">
        <w:t>lisensi</w:t>
      </w:r>
      <w:proofErr w:type="spellEnd"/>
      <w:r w:rsidR="00033D04" w:rsidRPr="00814AD1">
        <w:t xml:space="preserve"> yang </w:t>
      </w:r>
      <w:proofErr w:type="spellStart"/>
      <w:r w:rsidR="00033D04" w:rsidRPr="00814AD1">
        <w:t>menjadi</w:t>
      </w:r>
      <w:proofErr w:type="spellEnd"/>
      <w:r w:rsidR="00033D04" w:rsidRPr="00814AD1">
        <w:t xml:space="preserve"> </w:t>
      </w:r>
      <w:proofErr w:type="spellStart"/>
      <w:r w:rsidR="00033D04" w:rsidRPr="00814AD1">
        <w:t>persyaratan</w:t>
      </w:r>
      <w:proofErr w:type="spellEnd"/>
      <w:r w:rsidR="00033D04" w:rsidRPr="00814AD1">
        <w:t xml:space="preserve"> </w:t>
      </w:r>
      <w:proofErr w:type="spellStart"/>
      <w:r w:rsidR="00033D04" w:rsidRPr="00814AD1">
        <w:t>operasional</w:t>
      </w:r>
      <w:proofErr w:type="spellEnd"/>
      <w:r w:rsidR="00033D04" w:rsidRPr="00814AD1">
        <w:t xml:space="preserve"> </w:t>
      </w:r>
      <w:proofErr w:type="spellStart"/>
      <w:r w:rsidR="00033D04" w:rsidRPr="00814AD1">
        <w:t>perusahaan</w:t>
      </w:r>
      <w:proofErr w:type="spellEnd"/>
      <w:r w:rsidR="00033D04" w:rsidRPr="00814AD1">
        <w:t>.</w:t>
      </w:r>
    </w:p>
    <w:p w14:paraId="0FF06578" w14:textId="77777777" w:rsidR="002573CE" w:rsidRPr="00814AD1" w:rsidRDefault="002573CE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Sejumlah</w:t>
      </w:r>
      <w:proofErr w:type="spellEnd"/>
      <w:r w:rsidRPr="00814AD1">
        <w:t xml:space="preserve"> </w:t>
      </w:r>
      <w:proofErr w:type="spellStart"/>
      <w:r w:rsidRPr="00814AD1">
        <w:t>ketentuan</w:t>
      </w:r>
      <w:proofErr w:type="spellEnd"/>
      <w:r w:rsidRPr="00814AD1">
        <w:t xml:space="preserve"> </w:t>
      </w:r>
      <w:proofErr w:type="spellStart"/>
      <w:r w:rsidRPr="00814AD1">
        <w:t>perundangan</w:t>
      </w:r>
      <w:proofErr w:type="spellEnd"/>
      <w:r w:rsidRPr="00814AD1">
        <w:t xml:space="preserve"> yang </w:t>
      </w:r>
      <w:proofErr w:type="spellStart"/>
      <w:r w:rsidRPr="00814AD1">
        <w:t>menjadi</w:t>
      </w:r>
      <w:proofErr w:type="spellEnd"/>
      <w:r w:rsidRPr="00814AD1">
        <w:t xml:space="preserve"> </w:t>
      </w:r>
      <w:proofErr w:type="spellStart"/>
      <w:r w:rsidRPr="00814AD1">
        <w:t>landasan</w:t>
      </w:r>
      <w:proofErr w:type="spellEnd"/>
      <w:r w:rsidRPr="00814AD1">
        <w:t xml:space="preserve"> </w:t>
      </w:r>
      <w:proofErr w:type="spellStart"/>
      <w:r w:rsidRPr="00814AD1">
        <w:t>pokok</w:t>
      </w:r>
      <w:proofErr w:type="spellEnd"/>
      <w:r w:rsidRPr="00814AD1">
        <w:t xml:space="preserve"> </w:t>
      </w:r>
      <w:proofErr w:type="spellStart"/>
      <w:r w:rsidRPr="00814AD1">
        <w:t>pengelolaan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, Kesehatan, dan </w:t>
      </w:r>
      <w:proofErr w:type="spellStart"/>
      <w:r w:rsidRPr="00814AD1">
        <w:t>Lingkungan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 </w:t>
      </w:r>
      <w:proofErr w:type="spellStart"/>
      <w:r w:rsidRPr="00814AD1">
        <w:t>adalah</w:t>
      </w:r>
      <w:proofErr w:type="spellEnd"/>
      <w:r w:rsidRPr="00814AD1">
        <w:t xml:space="preserve"> </w:t>
      </w:r>
      <w:proofErr w:type="spellStart"/>
      <w:r w:rsidRPr="00814AD1">
        <w:t>sebagai</w:t>
      </w:r>
      <w:proofErr w:type="spellEnd"/>
      <w:r w:rsidRPr="00814AD1">
        <w:t xml:space="preserve"> </w:t>
      </w:r>
      <w:proofErr w:type="spellStart"/>
      <w:r w:rsidRPr="00814AD1">
        <w:t>berikut</w:t>
      </w:r>
      <w:proofErr w:type="spellEnd"/>
      <w:r w:rsidRPr="00814AD1">
        <w:t>:</w:t>
      </w:r>
    </w:p>
    <w:p w14:paraId="14715BBA" w14:textId="77777777" w:rsidR="002573CE" w:rsidRPr="00814AD1" w:rsidRDefault="002573CE" w:rsidP="000B5F93">
      <w:pPr>
        <w:pStyle w:val="BodyText"/>
        <w:numPr>
          <w:ilvl w:val="0"/>
          <w:numId w:val="25"/>
        </w:numPr>
        <w:spacing w:after="120" w:line="276" w:lineRule="auto"/>
        <w:jc w:val="both"/>
      </w:pPr>
      <w:r w:rsidRPr="00814AD1">
        <w:t xml:space="preserve">UU No. 1/1970 </w:t>
      </w:r>
      <w:proofErr w:type="spellStart"/>
      <w:r w:rsidRPr="00814AD1">
        <w:t>tentang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 </w:t>
      </w:r>
      <w:proofErr w:type="spellStart"/>
      <w:r w:rsidRPr="00814AD1">
        <w:t>Kerja</w:t>
      </w:r>
      <w:proofErr w:type="spellEnd"/>
      <w:r w:rsidR="00401345" w:rsidRPr="00814AD1">
        <w:t>.</w:t>
      </w:r>
    </w:p>
    <w:p w14:paraId="5BD8ABB6" w14:textId="77777777" w:rsidR="002573CE" w:rsidRPr="00814AD1" w:rsidRDefault="002573CE" w:rsidP="000B5F93">
      <w:pPr>
        <w:pStyle w:val="BodyText"/>
        <w:numPr>
          <w:ilvl w:val="0"/>
          <w:numId w:val="25"/>
        </w:numPr>
        <w:spacing w:after="120" w:line="276" w:lineRule="auto"/>
        <w:jc w:val="both"/>
      </w:pPr>
      <w:r w:rsidRPr="00814AD1">
        <w:t xml:space="preserve">UU No. 4/2009 </w:t>
      </w:r>
      <w:proofErr w:type="spellStart"/>
      <w:r w:rsidRPr="00814AD1">
        <w:t>tentang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 Mineral dan Batubara</w:t>
      </w:r>
      <w:r w:rsidR="00401345" w:rsidRPr="00814AD1">
        <w:t>.</w:t>
      </w:r>
    </w:p>
    <w:p w14:paraId="2240475A" w14:textId="77777777" w:rsidR="002573CE" w:rsidRPr="00814AD1" w:rsidRDefault="00E54897" w:rsidP="000B5F93">
      <w:pPr>
        <w:pStyle w:val="BodyText"/>
        <w:numPr>
          <w:ilvl w:val="0"/>
          <w:numId w:val="25"/>
        </w:numPr>
        <w:spacing w:after="120" w:line="276" w:lineRule="auto"/>
        <w:jc w:val="both"/>
      </w:pPr>
      <w:r>
        <w:t>UU No. 32/</w:t>
      </w:r>
      <w:r w:rsidR="002573CE" w:rsidRPr="00814AD1">
        <w:t xml:space="preserve">2009 </w:t>
      </w:r>
      <w:proofErr w:type="spellStart"/>
      <w:r>
        <w:t>tentang</w:t>
      </w:r>
      <w:proofErr w:type="spellEnd"/>
      <w:r>
        <w:t xml:space="preserve"> </w:t>
      </w:r>
      <w:proofErr w:type="spellStart"/>
      <w:r w:rsidR="002573CE" w:rsidRPr="00814AD1">
        <w:t>Perlindungan</w:t>
      </w:r>
      <w:proofErr w:type="spellEnd"/>
      <w:r w:rsidR="002573CE" w:rsidRPr="00814AD1">
        <w:t xml:space="preserve"> dan </w:t>
      </w:r>
      <w:proofErr w:type="spellStart"/>
      <w:r w:rsidR="002573CE" w:rsidRPr="00814AD1">
        <w:t>Pengelolaan</w:t>
      </w:r>
      <w:proofErr w:type="spellEnd"/>
      <w:r w:rsidR="002573CE" w:rsidRPr="00814AD1">
        <w:t xml:space="preserve"> </w:t>
      </w:r>
      <w:proofErr w:type="spellStart"/>
      <w:r w:rsidR="002573CE" w:rsidRPr="00814AD1">
        <w:t>Lingkungan</w:t>
      </w:r>
      <w:proofErr w:type="spellEnd"/>
      <w:r w:rsidR="002573CE" w:rsidRPr="00814AD1">
        <w:t xml:space="preserve"> </w:t>
      </w:r>
      <w:proofErr w:type="spellStart"/>
      <w:r w:rsidR="002573CE" w:rsidRPr="00814AD1">
        <w:t>Hidup</w:t>
      </w:r>
      <w:proofErr w:type="spellEnd"/>
      <w:r w:rsidR="00401345" w:rsidRPr="00814AD1">
        <w:t>.</w:t>
      </w:r>
    </w:p>
    <w:p w14:paraId="16FE0032" w14:textId="33F08DE2" w:rsidR="002573CE" w:rsidRDefault="002573CE" w:rsidP="000B5F93">
      <w:pPr>
        <w:pStyle w:val="BodyText"/>
        <w:numPr>
          <w:ilvl w:val="0"/>
          <w:numId w:val="25"/>
        </w:numPr>
        <w:spacing w:after="120" w:line="276" w:lineRule="auto"/>
        <w:jc w:val="both"/>
        <w:rPr>
          <w:ins w:id="68" w:author="Uji Hesti" w:date="2021-09-29T20:43:00Z"/>
        </w:rPr>
      </w:pPr>
      <w:r w:rsidRPr="00814AD1">
        <w:t xml:space="preserve">PP No. 50/2012 </w:t>
      </w:r>
      <w:proofErr w:type="spellStart"/>
      <w:r w:rsidRPr="00814AD1">
        <w:t>tentang</w:t>
      </w:r>
      <w:proofErr w:type="spellEnd"/>
      <w:r w:rsidRPr="00814AD1">
        <w:t xml:space="preserve"> </w:t>
      </w:r>
      <w:proofErr w:type="spellStart"/>
      <w:r w:rsidRPr="00814AD1">
        <w:t>Penerapan</w:t>
      </w:r>
      <w:proofErr w:type="spellEnd"/>
      <w:r w:rsidRPr="00814AD1">
        <w:t xml:space="preserve"> </w:t>
      </w:r>
      <w:proofErr w:type="spellStart"/>
      <w:r w:rsidRPr="00814AD1">
        <w:t>Sistem</w:t>
      </w:r>
      <w:proofErr w:type="spellEnd"/>
      <w:r w:rsidRPr="00814AD1">
        <w:t xml:space="preserve"> </w:t>
      </w:r>
      <w:proofErr w:type="spellStart"/>
      <w:r w:rsidRPr="00814AD1">
        <w:t>Manajemen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 dan Kesehatan </w:t>
      </w:r>
      <w:proofErr w:type="spellStart"/>
      <w:r w:rsidRPr="00814AD1">
        <w:t>Kerja</w:t>
      </w:r>
      <w:proofErr w:type="spellEnd"/>
      <w:r w:rsidR="00401345" w:rsidRPr="00814AD1">
        <w:t>.</w:t>
      </w:r>
    </w:p>
    <w:p w14:paraId="2E7FEAB9" w14:textId="7B969D57" w:rsidR="00900F26" w:rsidRDefault="00900F26" w:rsidP="00900F26">
      <w:pPr>
        <w:pStyle w:val="BodyText"/>
        <w:numPr>
          <w:ilvl w:val="0"/>
          <w:numId w:val="25"/>
        </w:numPr>
        <w:spacing w:after="120" w:line="276" w:lineRule="auto"/>
        <w:jc w:val="both"/>
        <w:rPr>
          <w:ins w:id="69" w:author="Uji Hesti" w:date="2021-09-29T20:43:00Z"/>
        </w:rPr>
      </w:pPr>
      <w:ins w:id="70" w:author="Uji Hesti" w:date="2021-09-29T20:43:00Z">
        <w:r w:rsidRPr="00900F26">
          <w:rPr>
            <w:rPrChange w:id="71" w:author="Uji Hesti" w:date="2021-09-29T20:43:00Z">
              <w:rPr>
                <w:highlight w:val="yellow"/>
              </w:rPr>
            </w:rPrChange>
          </w:rPr>
          <w:t xml:space="preserve">UU No. 3/2020 </w:t>
        </w:r>
        <w:proofErr w:type="spellStart"/>
        <w:r w:rsidRPr="00900F26">
          <w:rPr>
            <w:rPrChange w:id="72" w:author="Uji Hesti" w:date="2021-09-29T20:43:00Z">
              <w:rPr>
                <w:highlight w:val="yellow"/>
              </w:rPr>
            </w:rPrChange>
          </w:rPr>
          <w:t>tentang</w:t>
        </w:r>
        <w:proofErr w:type="spellEnd"/>
        <w:r w:rsidRPr="00900F26">
          <w:rPr>
            <w:rPrChange w:id="73" w:author="Uji Hesti" w:date="2021-09-29T20:43:00Z">
              <w:rPr>
                <w:highlight w:val="yellow"/>
              </w:rPr>
            </w:rPrChange>
          </w:rPr>
          <w:t xml:space="preserve"> </w:t>
        </w:r>
        <w:proofErr w:type="spellStart"/>
        <w:r w:rsidRPr="00900F26">
          <w:rPr>
            <w:rPrChange w:id="74" w:author="Uji Hesti" w:date="2021-09-29T20:43:00Z">
              <w:rPr>
                <w:highlight w:val="yellow"/>
              </w:rPr>
            </w:rPrChange>
          </w:rPr>
          <w:t>Perubahan</w:t>
        </w:r>
        <w:proofErr w:type="spellEnd"/>
        <w:r w:rsidRPr="00900F26">
          <w:rPr>
            <w:rPrChange w:id="75" w:author="Uji Hesti" w:date="2021-09-29T20:43:00Z">
              <w:rPr>
                <w:highlight w:val="yellow"/>
              </w:rPr>
            </w:rPrChange>
          </w:rPr>
          <w:t xml:space="preserve"> Atas UU No. 4/2009 </w:t>
        </w:r>
        <w:proofErr w:type="spellStart"/>
        <w:r w:rsidRPr="00900F26">
          <w:rPr>
            <w:rPrChange w:id="76" w:author="Uji Hesti" w:date="2021-09-29T20:43:00Z">
              <w:rPr>
                <w:highlight w:val="yellow"/>
              </w:rPr>
            </w:rPrChange>
          </w:rPr>
          <w:t>tentang</w:t>
        </w:r>
        <w:proofErr w:type="spellEnd"/>
        <w:r w:rsidRPr="00900F26">
          <w:rPr>
            <w:rPrChange w:id="77" w:author="Uji Hesti" w:date="2021-09-29T20:43:00Z">
              <w:rPr>
                <w:highlight w:val="yellow"/>
              </w:rPr>
            </w:rPrChange>
          </w:rPr>
          <w:t xml:space="preserve"> </w:t>
        </w:r>
        <w:proofErr w:type="spellStart"/>
        <w:r w:rsidRPr="00900F26">
          <w:rPr>
            <w:rPrChange w:id="78" w:author="Uji Hesti" w:date="2021-09-29T20:43:00Z">
              <w:rPr>
                <w:highlight w:val="yellow"/>
              </w:rPr>
            </w:rPrChange>
          </w:rPr>
          <w:t>Pertambangan</w:t>
        </w:r>
        <w:proofErr w:type="spellEnd"/>
        <w:r w:rsidRPr="00900F26">
          <w:rPr>
            <w:rPrChange w:id="79" w:author="Uji Hesti" w:date="2021-09-29T20:43:00Z">
              <w:rPr>
                <w:highlight w:val="yellow"/>
              </w:rPr>
            </w:rPrChange>
          </w:rPr>
          <w:t xml:space="preserve"> Mineral dan </w:t>
        </w:r>
        <w:r w:rsidRPr="00900F26">
          <w:rPr>
            <w:rPrChange w:id="80" w:author="Uji Hesti" w:date="2021-09-29T20:43:00Z">
              <w:rPr>
                <w:highlight w:val="yellow"/>
              </w:rPr>
            </w:rPrChange>
          </w:rPr>
          <w:lastRenderedPageBreak/>
          <w:t>Batubara.</w:t>
        </w:r>
      </w:ins>
    </w:p>
    <w:p w14:paraId="5C1EFD74" w14:textId="5FB3DDA9" w:rsidR="00900F26" w:rsidRPr="00900F26" w:rsidRDefault="00900F26" w:rsidP="00900F26">
      <w:pPr>
        <w:pStyle w:val="BodyText"/>
        <w:numPr>
          <w:ilvl w:val="0"/>
          <w:numId w:val="25"/>
        </w:numPr>
        <w:spacing w:after="120" w:line="276" w:lineRule="auto"/>
        <w:jc w:val="both"/>
        <w:rPr>
          <w:rPrChange w:id="81" w:author="Uji Hesti" w:date="2021-09-29T20:43:00Z">
            <w:rPr/>
          </w:rPrChange>
        </w:rPr>
      </w:pPr>
      <w:ins w:id="82" w:author="Uji Hesti" w:date="2021-09-29T20:43:00Z">
        <w:r w:rsidRPr="00900F26">
          <w:rPr>
            <w:rPrChange w:id="83" w:author="Uji Hesti" w:date="2021-09-29T20:43:00Z">
              <w:rPr>
                <w:highlight w:val="yellow"/>
              </w:rPr>
            </w:rPrChange>
          </w:rPr>
          <w:t xml:space="preserve">PP No. 22/2021 </w:t>
        </w:r>
        <w:proofErr w:type="spellStart"/>
        <w:r w:rsidRPr="00900F26">
          <w:rPr>
            <w:rPrChange w:id="84" w:author="Uji Hesti" w:date="2021-09-29T20:43:00Z">
              <w:rPr>
                <w:highlight w:val="yellow"/>
              </w:rPr>
            </w:rPrChange>
          </w:rPr>
          <w:t>tentang</w:t>
        </w:r>
        <w:proofErr w:type="spellEnd"/>
        <w:r w:rsidRPr="00900F26">
          <w:rPr>
            <w:rPrChange w:id="85" w:author="Uji Hesti" w:date="2021-09-29T20:43:00Z">
              <w:rPr>
                <w:highlight w:val="yellow"/>
              </w:rPr>
            </w:rPrChange>
          </w:rPr>
          <w:t xml:space="preserve"> </w:t>
        </w:r>
        <w:proofErr w:type="spellStart"/>
        <w:r w:rsidRPr="00900F26">
          <w:rPr>
            <w:rPrChange w:id="86" w:author="Uji Hesti" w:date="2021-09-29T20:43:00Z">
              <w:rPr>
                <w:highlight w:val="yellow"/>
              </w:rPr>
            </w:rPrChange>
          </w:rPr>
          <w:t>Penyelenggaraan</w:t>
        </w:r>
        <w:proofErr w:type="spellEnd"/>
        <w:r w:rsidRPr="00900F26">
          <w:rPr>
            <w:rPrChange w:id="87" w:author="Uji Hesti" w:date="2021-09-29T20:43:00Z">
              <w:rPr>
                <w:highlight w:val="yellow"/>
              </w:rPr>
            </w:rPrChange>
          </w:rPr>
          <w:t xml:space="preserve"> </w:t>
        </w:r>
        <w:proofErr w:type="spellStart"/>
        <w:r w:rsidRPr="00900F26">
          <w:rPr>
            <w:rPrChange w:id="88" w:author="Uji Hesti" w:date="2021-09-29T20:43:00Z">
              <w:rPr>
                <w:highlight w:val="yellow"/>
              </w:rPr>
            </w:rPrChange>
          </w:rPr>
          <w:t>Perlindungan</w:t>
        </w:r>
        <w:proofErr w:type="spellEnd"/>
        <w:r w:rsidRPr="00900F26">
          <w:rPr>
            <w:rPrChange w:id="89" w:author="Uji Hesti" w:date="2021-09-29T20:43:00Z">
              <w:rPr>
                <w:highlight w:val="yellow"/>
              </w:rPr>
            </w:rPrChange>
          </w:rPr>
          <w:t xml:space="preserve"> dan </w:t>
        </w:r>
        <w:proofErr w:type="spellStart"/>
        <w:r w:rsidRPr="00900F26">
          <w:rPr>
            <w:rPrChange w:id="90" w:author="Uji Hesti" w:date="2021-09-29T20:43:00Z">
              <w:rPr>
                <w:highlight w:val="yellow"/>
              </w:rPr>
            </w:rPrChange>
          </w:rPr>
          <w:t>Pengelolaan</w:t>
        </w:r>
        <w:proofErr w:type="spellEnd"/>
        <w:r w:rsidRPr="00900F26">
          <w:rPr>
            <w:rPrChange w:id="91" w:author="Uji Hesti" w:date="2021-09-29T20:43:00Z">
              <w:rPr>
                <w:highlight w:val="yellow"/>
              </w:rPr>
            </w:rPrChange>
          </w:rPr>
          <w:t xml:space="preserve"> </w:t>
        </w:r>
        <w:proofErr w:type="spellStart"/>
        <w:r w:rsidRPr="00900F26">
          <w:rPr>
            <w:rPrChange w:id="92" w:author="Uji Hesti" w:date="2021-09-29T20:43:00Z">
              <w:rPr>
                <w:highlight w:val="yellow"/>
              </w:rPr>
            </w:rPrChange>
          </w:rPr>
          <w:t>Lingkungan</w:t>
        </w:r>
        <w:proofErr w:type="spellEnd"/>
        <w:r w:rsidRPr="00900F26">
          <w:rPr>
            <w:rPrChange w:id="93" w:author="Uji Hesti" w:date="2021-09-29T20:43:00Z">
              <w:rPr>
                <w:highlight w:val="yellow"/>
              </w:rPr>
            </w:rPrChange>
          </w:rPr>
          <w:t xml:space="preserve"> </w:t>
        </w:r>
        <w:proofErr w:type="spellStart"/>
        <w:r w:rsidRPr="00900F26">
          <w:rPr>
            <w:rPrChange w:id="94" w:author="Uji Hesti" w:date="2021-09-29T20:43:00Z">
              <w:rPr>
                <w:highlight w:val="yellow"/>
              </w:rPr>
            </w:rPrChange>
          </w:rPr>
          <w:t>Hidup</w:t>
        </w:r>
        <w:proofErr w:type="spellEnd"/>
        <w:r w:rsidRPr="00900F26">
          <w:t>.</w:t>
        </w:r>
      </w:ins>
    </w:p>
    <w:p w14:paraId="295A2FFE" w14:textId="77777777" w:rsidR="002573CE" w:rsidRPr="00814AD1" w:rsidRDefault="002573CE" w:rsidP="000B5F93">
      <w:pPr>
        <w:pStyle w:val="BodyText"/>
        <w:numPr>
          <w:ilvl w:val="0"/>
          <w:numId w:val="25"/>
        </w:numPr>
        <w:spacing w:after="120" w:line="276" w:lineRule="auto"/>
        <w:jc w:val="both"/>
      </w:pPr>
      <w:proofErr w:type="spellStart"/>
      <w:r w:rsidRPr="00814AD1">
        <w:t>Permen</w:t>
      </w:r>
      <w:proofErr w:type="spellEnd"/>
      <w:r w:rsidRPr="00814AD1">
        <w:t xml:space="preserve"> ESDM No. 26/2018 </w:t>
      </w:r>
      <w:proofErr w:type="spellStart"/>
      <w:r w:rsidRPr="00814AD1">
        <w:t>tentang</w:t>
      </w:r>
      <w:proofErr w:type="spellEnd"/>
      <w:r w:rsidRPr="00814AD1">
        <w:t xml:space="preserve"> </w:t>
      </w:r>
      <w:proofErr w:type="spellStart"/>
      <w:r w:rsidRPr="00814AD1">
        <w:t>Pelaksanaan</w:t>
      </w:r>
      <w:proofErr w:type="spellEnd"/>
      <w:r w:rsidRPr="00814AD1">
        <w:t xml:space="preserve"> </w:t>
      </w:r>
      <w:proofErr w:type="spellStart"/>
      <w:r w:rsidRPr="00814AD1">
        <w:t>Kaidah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 Yang </w:t>
      </w:r>
      <w:proofErr w:type="spellStart"/>
      <w:r w:rsidRPr="00814AD1">
        <w:t>Baik</w:t>
      </w:r>
      <w:proofErr w:type="spellEnd"/>
      <w:r w:rsidRPr="00814AD1">
        <w:t xml:space="preserve"> dan </w:t>
      </w:r>
      <w:proofErr w:type="spellStart"/>
      <w:r w:rsidRPr="00814AD1">
        <w:t>Pengawasan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 Mineral dan </w:t>
      </w:r>
      <w:proofErr w:type="spellStart"/>
      <w:r w:rsidRPr="00814AD1">
        <w:t>batubara</w:t>
      </w:r>
      <w:proofErr w:type="spellEnd"/>
      <w:r w:rsidR="00401345" w:rsidRPr="00814AD1">
        <w:t>.</w:t>
      </w:r>
    </w:p>
    <w:p w14:paraId="03EFF519" w14:textId="124B891E" w:rsidR="002573CE" w:rsidRDefault="002573CE" w:rsidP="000B5F93">
      <w:pPr>
        <w:pStyle w:val="BodyText"/>
        <w:numPr>
          <w:ilvl w:val="0"/>
          <w:numId w:val="25"/>
        </w:numPr>
        <w:spacing w:after="120" w:line="276" w:lineRule="auto"/>
        <w:jc w:val="both"/>
        <w:rPr>
          <w:ins w:id="95" w:author="Uji Hesti" w:date="2021-09-29T20:44:00Z"/>
        </w:rPr>
      </w:pPr>
      <w:proofErr w:type="spellStart"/>
      <w:r w:rsidRPr="00814AD1">
        <w:t>Kepmen</w:t>
      </w:r>
      <w:proofErr w:type="spellEnd"/>
      <w:r w:rsidRPr="00814AD1">
        <w:t xml:space="preserve"> ESDM No. 1827/2018 </w:t>
      </w:r>
      <w:proofErr w:type="spellStart"/>
      <w:r w:rsidRPr="00814AD1">
        <w:t>tentang</w:t>
      </w:r>
      <w:proofErr w:type="spellEnd"/>
      <w:r w:rsidRPr="00814AD1">
        <w:t xml:space="preserve"> </w:t>
      </w:r>
      <w:proofErr w:type="spellStart"/>
      <w:r w:rsidRPr="00814AD1">
        <w:t>Pedoman</w:t>
      </w:r>
      <w:proofErr w:type="spellEnd"/>
      <w:r w:rsidRPr="00814AD1">
        <w:t xml:space="preserve"> </w:t>
      </w:r>
      <w:proofErr w:type="spellStart"/>
      <w:r w:rsidRPr="00814AD1">
        <w:t>Pelaksanaan</w:t>
      </w:r>
      <w:proofErr w:type="spellEnd"/>
      <w:r w:rsidRPr="00814AD1">
        <w:t xml:space="preserve"> </w:t>
      </w:r>
      <w:proofErr w:type="spellStart"/>
      <w:r w:rsidRPr="00814AD1">
        <w:t>Kaidah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 Yang </w:t>
      </w:r>
      <w:proofErr w:type="spellStart"/>
      <w:r w:rsidRPr="00814AD1">
        <w:t>Baik</w:t>
      </w:r>
      <w:proofErr w:type="spellEnd"/>
      <w:r w:rsidR="00401345" w:rsidRPr="00814AD1">
        <w:t>.</w:t>
      </w:r>
    </w:p>
    <w:p w14:paraId="310BA59E" w14:textId="77777777" w:rsidR="00900F26" w:rsidRDefault="00900F26" w:rsidP="00900F26">
      <w:pPr>
        <w:pStyle w:val="BodyText"/>
        <w:numPr>
          <w:ilvl w:val="0"/>
          <w:numId w:val="25"/>
        </w:numPr>
        <w:spacing w:after="120" w:line="276" w:lineRule="auto"/>
        <w:jc w:val="both"/>
        <w:rPr>
          <w:ins w:id="96" w:author="Uji Hesti" w:date="2021-09-29T20:44:00Z"/>
        </w:rPr>
      </w:pPr>
      <w:proofErr w:type="spellStart"/>
      <w:ins w:id="97" w:author="Uji Hesti" w:date="2021-09-29T20:44:00Z">
        <w:r>
          <w:t>Kepdirjen</w:t>
        </w:r>
        <w:proofErr w:type="spellEnd"/>
        <w:r>
          <w:t xml:space="preserve"> </w:t>
        </w:r>
        <w:proofErr w:type="spellStart"/>
        <w:r>
          <w:t>Minerba</w:t>
        </w:r>
        <w:proofErr w:type="spellEnd"/>
        <w:r>
          <w:t xml:space="preserve"> ESDM No. 309K/2018 </w:t>
        </w:r>
        <w:proofErr w:type="spellStart"/>
        <w:r>
          <w:t>tentang</w:t>
        </w:r>
        <w:proofErr w:type="spellEnd"/>
        <w:r>
          <w:t xml:space="preserve"> </w:t>
        </w:r>
        <w:proofErr w:type="spellStart"/>
        <w:r>
          <w:t>Petunjuk</w:t>
        </w:r>
        <w:proofErr w:type="spellEnd"/>
        <w:r>
          <w:t xml:space="preserve"> Teknis </w:t>
        </w:r>
        <w:proofErr w:type="spellStart"/>
        <w:r>
          <w:t>Pelaksanaan</w:t>
        </w:r>
        <w:proofErr w:type="spellEnd"/>
        <w:r>
          <w:t xml:space="preserve"> </w:t>
        </w:r>
        <w:proofErr w:type="spellStart"/>
        <w:r>
          <w:t>Keselamatan</w:t>
        </w:r>
        <w:proofErr w:type="spellEnd"/>
        <w:r>
          <w:t xml:space="preserve"> </w:t>
        </w:r>
        <w:proofErr w:type="spellStart"/>
        <w:r>
          <w:t>Bahan</w:t>
        </w:r>
        <w:proofErr w:type="spellEnd"/>
        <w:r>
          <w:t xml:space="preserve"> </w:t>
        </w:r>
        <w:proofErr w:type="spellStart"/>
        <w:r>
          <w:t>Peledak</w:t>
        </w:r>
        <w:proofErr w:type="spellEnd"/>
        <w:r>
          <w:t xml:space="preserve"> an </w:t>
        </w:r>
        <w:proofErr w:type="spellStart"/>
        <w:r>
          <w:t>Peledakan</w:t>
        </w:r>
        <w:proofErr w:type="spellEnd"/>
        <w:r>
          <w:t xml:space="preserve"> Serta </w:t>
        </w:r>
        <w:proofErr w:type="spellStart"/>
        <w:r>
          <w:t>Fasilitas</w:t>
        </w:r>
        <w:proofErr w:type="spellEnd"/>
        <w:r>
          <w:t xml:space="preserve"> </w:t>
        </w:r>
        <w:proofErr w:type="spellStart"/>
        <w:r>
          <w:t>Penimbunan</w:t>
        </w:r>
        <w:proofErr w:type="spellEnd"/>
        <w:r>
          <w:t xml:space="preserve"> </w:t>
        </w:r>
        <w:proofErr w:type="spellStart"/>
        <w:r>
          <w:t>Bahan</w:t>
        </w:r>
        <w:proofErr w:type="spellEnd"/>
        <w:r>
          <w:t xml:space="preserve"> Bakar </w:t>
        </w:r>
        <w:proofErr w:type="spellStart"/>
        <w:r>
          <w:t>Cair</w:t>
        </w:r>
        <w:proofErr w:type="spellEnd"/>
        <w:r>
          <w:t xml:space="preserve"> Pada </w:t>
        </w:r>
        <w:proofErr w:type="spellStart"/>
        <w:r>
          <w:t>Kegiatan</w:t>
        </w:r>
        <w:proofErr w:type="spellEnd"/>
        <w:r>
          <w:t xml:space="preserve"> Usaha </w:t>
        </w:r>
        <w:proofErr w:type="spellStart"/>
        <w:r>
          <w:t>Pertambangan</w:t>
        </w:r>
        <w:proofErr w:type="spellEnd"/>
        <w:r>
          <w:t xml:space="preserve"> Mineral dan Batubara.</w:t>
        </w:r>
      </w:ins>
    </w:p>
    <w:p w14:paraId="76D80CE0" w14:textId="4F0597A6" w:rsidR="00900F26" w:rsidRPr="00814AD1" w:rsidRDefault="00900F26" w:rsidP="00900F26">
      <w:pPr>
        <w:pStyle w:val="BodyText"/>
        <w:numPr>
          <w:ilvl w:val="0"/>
          <w:numId w:val="25"/>
        </w:numPr>
        <w:spacing w:after="120" w:line="276" w:lineRule="auto"/>
        <w:jc w:val="both"/>
      </w:pPr>
      <w:proofErr w:type="spellStart"/>
      <w:ins w:id="98" w:author="Uji Hesti" w:date="2021-09-29T20:44:00Z">
        <w:r>
          <w:t>Kepdirjen</w:t>
        </w:r>
        <w:proofErr w:type="spellEnd"/>
        <w:r>
          <w:t xml:space="preserve"> </w:t>
        </w:r>
        <w:proofErr w:type="spellStart"/>
        <w:r>
          <w:t>Minerba</w:t>
        </w:r>
        <w:proofErr w:type="spellEnd"/>
        <w:r>
          <w:t xml:space="preserve"> ESDM No. 185K/2019 </w:t>
        </w:r>
        <w:proofErr w:type="spellStart"/>
        <w:r>
          <w:t>tentang</w:t>
        </w:r>
        <w:proofErr w:type="spellEnd"/>
        <w:r>
          <w:t xml:space="preserve"> </w:t>
        </w:r>
        <w:proofErr w:type="spellStart"/>
        <w:r>
          <w:t>Petunjuk</w:t>
        </w:r>
        <w:proofErr w:type="spellEnd"/>
        <w:r>
          <w:t xml:space="preserve"> Teknis </w:t>
        </w:r>
        <w:proofErr w:type="spellStart"/>
        <w:r>
          <w:t>Pelaksanaan</w:t>
        </w:r>
        <w:proofErr w:type="spellEnd"/>
        <w:r>
          <w:t xml:space="preserve">, </w:t>
        </w:r>
        <w:proofErr w:type="spellStart"/>
        <w:r>
          <w:t>Penilaian</w:t>
        </w:r>
        <w:proofErr w:type="spellEnd"/>
        <w:r>
          <w:t xml:space="preserve"> dan </w:t>
        </w:r>
        <w:proofErr w:type="spellStart"/>
        <w:r>
          <w:t>Pelaporan</w:t>
        </w:r>
        <w:proofErr w:type="spellEnd"/>
        <w:r>
          <w:t xml:space="preserve"> </w:t>
        </w:r>
        <w:proofErr w:type="spellStart"/>
        <w:r>
          <w:t>Sistem</w:t>
        </w:r>
        <w:proofErr w:type="spellEnd"/>
        <w:r>
          <w:t xml:space="preserve"> </w:t>
        </w:r>
        <w:proofErr w:type="spellStart"/>
        <w:r>
          <w:t>Manajemen</w:t>
        </w:r>
        <w:proofErr w:type="spellEnd"/>
        <w:r>
          <w:t xml:space="preserve"> </w:t>
        </w:r>
        <w:proofErr w:type="spellStart"/>
        <w:r>
          <w:t>Keselamatan</w:t>
        </w:r>
        <w:proofErr w:type="spellEnd"/>
        <w:r>
          <w:t xml:space="preserve"> </w:t>
        </w:r>
        <w:proofErr w:type="spellStart"/>
        <w:r>
          <w:t>Pertambangan</w:t>
        </w:r>
        <w:proofErr w:type="spellEnd"/>
        <w:r>
          <w:t xml:space="preserve"> Mineral dan Batubara.</w:t>
        </w:r>
      </w:ins>
    </w:p>
    <w:p w14:paraId="279A810C" w14:textId="77777777" w:rsidR="006C5770" w:rsidRDefault="00033D04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Secara</w:t>
      </w:r>
      <w:proofErr w:type="spellEnd"/>
      <w:r w:rsidRPr="00814AD1">
        <w:t xml:space="preserve"> </w:t>
      </w:r>
      <w:proofErr w:type="spellStart"/>
      <w:r w:rsidRPr="00814AD1">
        <w:t>berkala</w:t>
      </w:r>
      <w:proofErr w:type="spellEnd"/>
      <w:r w:rsidRPr="00814AD1">
        <w:t xml:space="preserve"> </w:t>
      </w:r>
      <w:proofErr w:type="spellStart"/>
      <w:r w:rsidRPr="00814AD1">
        <w:t>setiap</w:t>
      </w:r>
      <w:proofErr w:type="spellEnd"/>
      <w:r w:rsidRPr="00814AD1">
        <w:t xml:space="preserve"> </w:t>
      </w:r>
      <w:proofErr w:type="spellStart"/>
      <w:r w:rsidRPr="00814AD1">
        <w:t>bulan</w:t>
      </w:r>
      <w:proofErr w:type="spellEnd"/>
      <w:r w:rsidRPr="00814AD1">
        <w:t xml:space="preserve">, </w:t>
      </w:r>
      <w:proofErr w:type="spellStart"/>
      <w:r w:rsidRPr="00814AD1">
        <w:t>identifikasi</w:t>
      </w:r>
      <w:proofErr w:type="spellEnd"/>
      <w:r w:rsidRPr="00814AD1">
        <w:t xml:space="preserve"> dan </w:t>
      </w:r>
      <w:proofErr w:type="spellStart"/>
      <w:r w:rsidRPr="00814AD1">
        <w:t>pemenuhan</w:t>
      </w:r>
      <w:proofErr w:type="spellEnd"/>
      <w:r w:rsidRPr="00814AD1">
        <w:t xml:space="preserve"> </w:t>
      </w:r>
      <w:proofErr w:type="spellStart"/>
      <w:r w:rsidRPr="00814AD1">
        <w:t>ketentuan</w:t>
      </w:r>
      <w:proofErr w:type="spellEnd"/>
      <w:r w:rsidRPr="00814AD1">
        <w:t xml:space="preserve"> </w:t>
      </w:r>
      <w:proofErr w:type="spellStart"/>
      <w:r w:rsidRPr="00814AD1">
        <w:t>peraturan</w:t>
      </w:r>
      <w:proofErr w:type="spellEnd"/>
      <w:r w:rsidRPr="00814AD1">
        <w:t xml:space="preserve"> </w:t>
      </w:r>
      <w:proofErr w:type="spellStart"/>
      <w:r w:rsidRPr="00814AD1">
        <w:t>perundangan</w:t>
      </w:r>
      <w:proofErr w:type="spellEnd"/>
      <w:r w:rsidRPr="00814AD1">
        <w:t xml:space="preserve"> dan </w:t>
      </w:r>
      <w:proofErr w:type="spellStart"/>
      <w:r w:rsidRPr="00814AD1">
        <w:t>ketentuan</w:t>
      </w:r>
      <w:proofErr w:type="spellEnd"/>
      <w:r w:rsidRPr="00814AD1">
        <w:t xml:space="preserve"> </w:t>
      </w:r>
      <w:proofErr w:type="spellStart"/>
      <w:r w:rsidRPr="00814AD1">
        <w:t>peraturan</w:t>
      </w:r>
      <w:proofErr w:type="spellEnd"/>
      <w:r w:rsidRPr="00814AD1">
        <w:t xml:space="preserve"> yang </w:t>
      </w:r>
      <w:proofErr w:type="spellStart"/>
      <w:r w:rsidRPr="00814AD1">
        <w:t>terkait</w:t>
      </w:r>
      <w:proofErr w:type="spellEnd"/>
      <w:r w:rsidRPr="00814AD1">
        <w:t xml:space="preserve"> </w:t>
      </w:r>
      <w:proofErr w:type="spellStart"/>
      <w:r w:rsidRPr="00814AD1">
        <w:t>lainnya</w:t>
      </w:r>
      <w:proofErr w:type="spellEnd"/>
      <w:r w:rsidRPr="00814AD1">
        <w:t xml:space="preserve"> </w:t>
      </w:r>
      <w:proofErr w:type="spellStart"/>
      <w:r w:rsidRPr="00814AD1">
        <w:t>dievaluasi</w:t>
      </w:r>
      <w:proofErr w:type="spellEnd"/>
      <w:r w:rsidRPr="00814AD1">
        <w:t xml:space="preserve"> </w:t>
      </w:r>
      <w:proofErr w:type="spellStart"/>
      <w:r w:rsidRPr="00814AD1">
        <w:t>dalam</w:t>
      </w:r>
      <w:proofErr w:type="spellEnd"/>
      <w:r w:rsidRPr="00814AD1">
        <w:t xml:space="preserve"> </w:t>
      </w:r>
      <w:proofErr w:type="spellStart"/>
      <w:r w:rsidRPr="00814AD1">
        <w:t>pertemuan</w:t>
      </w:r>
      <w:proofErr w:type="spellEnd"/>
      <w:r w:rsidRPr="00814AD1">
        <w:t xml:space="preserve"> </w:t>
      </w:r>
      <w:proofErr w:type="spellStart"/>
      <w:r w:rsidRPr="00814AD1">
        <w:t>Komite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. </w:t>
      </w:r>
    </w:p>
    <w:p w14:paraId="6D556F57" w14:textId="77777777" w:rsidR="00832DE1" w:rsidRPr="009C49E4" w:rsidRDefault="00832DE1" w:rsidP="000B5F93">
      <w:pPr>
        <w:pStyle w:val="BodyText"/>
        <w:spacing w:after="120" w:line="276" w:lineRule="auto"/>
        <w:ind w:left="720"/>
        <w:jc w:val="both"/>
        <w:rPr>
          <w:b/>
          <w:u w:val="single"/>
        </w:rPr>
      </w:pPr>
      <w:proofErr w:type="spellStart"/>
      <w:r w:rsidRPr="009C49E4">
        <w:rPr>
          <w:b/>
          <w:u w:val="single"/>
        </w:rPr>
        <w:t>Catatan</w:t>
      </w:r>
      <w:proofErr w:type="spellEnd"/>
      <w:r w:rsidRPr="009C49E4">
        <w:rPr>
          <w:b/>
          <w:u w:val="single"/>
        </w:rPr>
        <w:t xml:space="preserve"> </w:t>
      </w:r>
      <w:proofErr w:type="spellStart"/>
      <w:r w:rsidRPr="009C49E4">
        <w:rPr>
          <w:b/>
          <w:u w:val="single"/>
        </w:rPr>
        <w:t>Penting</w:t>
      </w:r>
      <w:proofErr w:type="spellEnd"/>
      <w:r w:rsidRPr="009C49E4">
        <w:rPr>
          <w:b/>
          <w:u w:val="single"/>
        </w:rPr>
        <w:t>:</w:t>
      </w:r>
    </w:p>
    <w:p w14:paraId="019D4F7A" w14:textId="2497A854" w:rsidR="00BB1ACB" w:rsidRPr="009C49E4" w:rsidRDefault="00BB1ACB" w:rsidP="000B5F93">
      <w:pPr>
        <w:pStyle w:val="BodyText"/>
        <w:spacing w:after="120" w:line="276" w:lineRule="auto"/>
        <w:ind w:left="720"/>
        <w:jc w:val="both"/>
      </w:pPr>
      <w:r w:rsidRPr="009C49E4">
        <w:t xml:space="preserve">Daftar </w:t>
      </w:r>
      <w:proofErr w:type="spellStart"/>
      <w:r w:rsidRPr="009C49E4">
        <w:t>peraturan</w:t>
      </w:r>
      <w:proofErr w:type="spellEnd"/>
      <w:r w:rsidRPr="009C49E4">
        <w:t xml:space="preserve"> </w:t>
      </w:r>
      <w:proofErr w:type="spellStart"/>
      <w:r w:rsidRPr="009C49E4">
        <w:t>perundangan</w:t>
      </w:r>
      <w:proofErr w:type="spellEnd"/>
      <w:r w:rsidRPr="009C49E4">
        <w:t xml:space="preserve"> yang </w:t>
      </w:r>
      <w:proofErr w:type="spellStart"/>
      <w:r w:rsidRPr="009C49E4">
        <w:t>diindetifikasi</w:t>
      </w:r>
      <w:proofErr w:type="spellEnd"/>
      <w:r w:rsidRPr="009C49E4">
        <w:t xml:space="preserve"> </w:t>
      </w:r>
      <w:proofErr w:type="spellStart"/>
      <w:r w:rsidRPr="009C49E4">
        <w:t>untuk</w:t>
      </w:r>
      <w:proofErr w:type="spellEnd"/>
      <w:r w:rsidRPr="009C49E4">
        <w:t xml:space="preserve"> </w:t>
      </w:r>
      <w:proofErr w:type="spellStart"/>
      <w:r w:rsidRPr="009C49E4">
        <w:t>diimplementasikan</w:t>
      </w:r>
      <w:proofErr w:type="spellEnd"/>
      <w:r w:rsidRPr="009C49E4">
        <w:t xml:space="preserve"> di</w:t>
      </w:r>
      <w:ins w:id="99" w:author="Uji Hesti" w:date="2021-09-29T20:44:00Z">
        <w:r w:rsidR="00900F26">
          <w:t xml:space="preserve"> </w:t>
        </w:r>
      </w:ins>
      <w:r w:rsidRPr="009C49E4">
        <w:t xml:space="preserve">project </w:t>
      </w:r>
      <w:r w:rsidR="00832DE1" w:rsidRPr="009C49E4">
        <w:t>PTMC</w:t>
      </w:r>
      <w:r w:rsidRPr="009C49E4">
        <w:t xml:space="preserve"> </w:t>
      </w:r>
      <w:proofErr w:type="spellStart"/>
      <w:r w:rsidRPr="009C49E4">
        <w:t>terlampir</w:t>
      </w:r>
      <w:proofErr w:type="spellEnd"/>
      <w:r w:rsidRPr="009C49E4">
        <w:t xml:space="preserve"> </w:t>
      </w:r>
      <w:proofErr w:type="spellStart"/>
      <w:r w:rsidRPr="009C49E4">
        <w:t>bersama</w:t>
      </w:r>
      <w:proofErr w:type="spellEnd"/>
      <w:r w:rsidRPr="009C49E4">
        <w:t xml:space="preserve"> </w:t>
      </w:r>
      <w:proofErr w:type="spellStart"/>
      <w:r w:rsidRPr="009C49E4">
        <w:t>dokumen</w:t>
      </w:r>
      <w:proofErr w:type="spellEnd"/>
      <w:r w:rsidRPr="009C49E4">
        <w:t xml:space="preserve"> </w:t>
      </w:r>
      <w:proofErr w:type="spellStart"/>
      <w:r w:rsidRPr="009C49E4">
        <w:t>ini</w:t>
      </w:r>
      <w:proofErr w:type="spellEnd"/>
      <w:r w:rsidRPr="009C49E4">
        <w:t>.</w:t>
      </w:r>
    </w:p>
    <w:p w14:paraId="0AFE99F8" w14:textId="77777777" w:rsidR="00640C20" w:rsidRPr="00814AD1" w:rsidRDefault="00637630" w:rsidP="000B5F93">
      <w:pPr>
        <w:pStyle w:val="Heading1"/>
        <w:numPr>
          <w:ilvl w:val="0"/>
          <w:numId w:val="1"/>
        </w:numPr>
        <w:tabs>
          <w:tab w:val="left" w:pos="720"/>
        </w:tabs>
        <w:spacing w:line="276" w:lineRule="auto"/>
        <w:ind w:left="734" w:hanging="547"/>
        <w:rPr>
          <w:w w:val="105"/>
          <w:sz w:val="22"/>
          <w:szCs w:val="20"/>
        </w:rPr>
      </w:pPr>
      <w:proofErr w:type="spellStart"/>
      <w:r>
        <w:rPr>
          <w:w w:val="105"/>
          <w:sz w:val="22"/>
          <w:szCs w:val="20"/>
        </w:rPr>
        <w:t>Tujuan</w:t>
      </w:r>
      <w:proofErr w:type="spellEnd"/>
      <w:r>
        <w:rPr>
          <w:w w:val="105"/>
          <w:sz w:val="22"/>
          <w:szCs w:val="20"/>
        </w:rPr>
        <w:t xml:space="preserve">, </w:t>
      </w:r>
      <w:proofErr w:type="spellStart"/>
      <w:r>
        <w:rPr>
          <w:w w:val="105"/>
          <w:sz w:val="22"/>
          <w:szCs w:val="20"/>
        </w:rPr>
        <w:t>Sasaran</w:t>
      </w:r>
      <w:proofErr w:type="spellEnd"/>
      <w:r>
        <w:rPr>
          <w:w w:val="105"/>
          <w:sz w:val="22"/>
          <w:szCs w:val="20"/>
        </w:rPr>
        <w:t xml:space="preserve"> dan Program</w:t>
      </w:r>
    </w:p>
    <w:p w14:paraId="64657DBC" w14:textId="77777777" w:rsidR="006C5770" w:rsidRPr="00814AD1" w:rsidRDefault="007A35B1" w:rsidP="000B5F93">
      <w:pPr>
        <w:pStyle w:val="BodyText"/>
        <w:spacing w:after="120" w:line="276" w:lineRule="auto"/>
        <w:ind w:left="720"/>
        <w:jc w:val="both"/>
      </w:pPr>
      <w:r w:rsidRPr="00814AD1">
        <w:t xml:space="preserve">Perusahaan </w:t>
      </w:r>
      <w:proofErr w:type="spellStart"/>
      <w:r w:rsidRPr="00814AD1">
        <w:t>menetapkan</w:t>
      </w:r>
      <w:proofErr w:type="spellEnd"/>
      <w:r w:rsidRPr="00814AD1">
        <w:t xml:space="preserve"> </w:t>
      </w:r>
      <w:proofErr w:type="spellStart"/>
      <w:r w:rsidRPr="00814AD1">
        <w:t>kebijakan</w:t>
      </w:r>
      <w:proofErr w:type="spellEnd"/>
      <w:r w:rsidRPr="00814AD1">
        <w:t xml:space="preserve"> </w:t>
      </w:r>
      <w:r w:rsidRPr="00CA5A4E">
        <w:rPr>
          <w:i/>
        </w:rPr>
        <w:t>Zero Accident</w:t>
      </w:r>
      <w:r w:rsidRPr="00814AD1">
        <w:t xml:space="preserve"> </w:t>
      </w:r>
      <w:proofErr w:type="spellStart"/>
      <w:r w:rsidRPr="00814AD1">
        <w:t>sebagai</w:t>
      </w:r>
      <w:proofErr w:type="spellEnd"/>
      <w:r w:rsidRPr="00814AD1">
        <w:t xml:space="preserve"> </w:t>
      </w:r>
      <w:proofErr w:type="spellStart"/>
      <w:r w:rsidRPr="00814AD1">
        <w:t>dasar</w:t>
      </w:r>
      <w:proofErr w:type="spellEnd"/>
      <w:r w:rsidRPr="00814AD1">
        <w:t xml:space="preserve"> </w:t>
      </w:r>
      <w:proofErr w:type="spellStart"/>
      <w:r w:rsidRPr="00814AD1">
        <w:t>dalam</w:t>
      </w:r>
      <w:proofErr w:type="spellEnd"/>
      <w:r w:rsidRPr="00814AD1">
        <w:t xml:space="preserve"> </w:t>
      </w:r>
      <w:proofErr w:type="spellStart"/>
      <w:r w:rsidRPr="00814AD1">
        <w:t>menentukan</w:t>
      </w:r>
      <w:proofErr w:type="spellEnd"/>
      <w:r w:rsidRPr="00814AD1">
        <w:t xml:space="preserve"> </w:t>
      </w:r>
      <w:r w:rsidRPr="00CA5A4E">
        <w:rPr>
          <w:i/>
        </w:rPr>
        <w:t xml:space="preserve">objective </w:t>
      </w:r>
      <w:r w:rsidRPr="00814AD1">
        <w:t xml:space="preserve">dan target </w:t>
      </w:r>
      <w:proofErr w:type="spellStart"/>
      <w:r w:rsidRPr="00814AD1">
        <w:t>kinerja</w:t>
      </w:r>
      <w:proofErr w:type="spellEnd"/>
      <w:r w:rsidRPr="00814AD1">
        <w:t xml:space="preserve"> </w:t>
      </w:r>
      <w:proofErr w:type="spellStart"/>
      <w:r w:rsidRPr="00814AD1">
        <w:t>pengelolaan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, </w:t>
      </w:r>
      <w:proofErr w:type="spellStart"/>
      <w:r w:rsidRPr="00814AD1">
        <w:t>kesehatan</w:t>
      </w:r>
      <w:proofErr w:type="spellEnd"/>
      <w:r w:rsidRPr="00814AD1">
        <w:t xml:space="preserve">, dan </w:t>
      </w:r>
      <w:proofErr w:type="spellStart"/>
      <w:r w:rsidRPr="00814AD1">
        <w:t>lingkungan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. </w:t>
      </w:r>
      <w:proofErr w:type="spellStart"/>
      <w:r w:rsidR="00F3573B" w:rsidRPr="00814AD1">
        <w:t>Setiap</w:t>
      </w:r>
      <w:proofErr w:type="spellEnd"/>
      <w:r w:rsidR="00F3573B" w:rsidRPr="00814AD1">
        <w:t xml:space="preserve"> </w:t>
      </w:r>
      <w:r w:rsidR="00F3573B" w:rsidRPr="00CA5A4E">
        <w:rPr>
          <w:i/>
        </w:rPr>
        <w:t>objective</w:t>
      </w:r>
      <w:r w:rsidR="00F3573B" w:rsidRPr="00814AD1">
        <w:t xml:space="preserve"> dan target </w:t>
      </w:r>
      <w:proofErr w:type="spellStart"/>
      <w:r w:rsidR="00F3573B" w:rsidRPr="00814AD1">
        <w:t>tersebut</w:t>
      </w:r>
      <w:proofErr w:type="spellEnd"/>
      <w:r w:rsidR="00F3573B" w:rsidRPr="00814AD1">
        <w:t xml:space="preserve"> </w:t>
      </w:r>
      <w:proofErr w:type="spellStart"/>
      <w:r w:rsidR="00F3573B" w:rsidRPr="00814AD1">
        <w:t>selanjutnya</w:t>
      </w:r>
      <w:proofErr w:type="spellEnd"/>
      <w:r w:rsidR="00F3573B" w:rsidRPr="00814AD1">
        <w:t xml:space="preserve"> </w:t>
      </w:r>
      <w:proofErr w:type="spellStart"/>
      <w:r w:rsidR="00F3573B" w:rsidRPr="00814AD1">
        <w:t>menjadi</w:t>
      </w:r>
      <w:proofErr w:type="spellEnd"/>
      <w:r w:rsidR="00F3573B" w:rsidRPr="00814AD1">
        <w:t xml:space="preserve"> </w:t>
      </w:r>
      <w:proofErr w:type="spellStart"/>
      <w:r w:rsidR="00F3573B" w:rsidRPr="00814AD1">
        <w:t>acuan</w:t>
      </w:r>
      <w:proofErr w:type="spellEnd"/>
      <w:r w:rsidR="00F3573B" w:rsidRPr="00814AD1">
        <w:t xml:space="preserve"> </w:t>
      </w:r>
      <w:proofErr w:type="spellStart"/>
      <w:r w:rsidR="00F3573B" w:rsidRPr="00814AD1">
        <w:t>dalam</w:t>
      </w:r>
      <w:proofErr w:type="spellEnd"/>
      <w:r w:rsidR="00F3573B" w:rsidRPr="00814AD1">
        <w:t xml:space="preserve"> </w:t>
      </w:r>
      <w:proofErr w:type="spellStart"/>
      <w:r w:rsidR="00F3573B" w:rsidRPr="00814AD1">
        <w:t>menyusun</w:t>
      </w:r>
      <w:proofErr w:type="spellEnd"/>
      <w:r w:rsidR="00F3573B" w:rsidRPr="00814AD1">
        <w:t xml:space="preserve"> program / </w:t>
      </w:r>
      <w:proofErr w:type="spellStart"/>
      <w:r w:rsidR="00F3573B" w:rsidRPr="00814AD1">
        <w:t>rencana</w:t>
      </w:r>
      <w:proofErr w:type="spellEnd"/>
      <w:r w:rsidR="00F3573B" w:rsidRPr="00814AD1">
        <w:t xml:space="preserve"> </w:t>
      </w:r>
      <w:proofErr w:type="spellStart"/>
      <w:r w:rsidR="00F3573B" w:rsidRPr="00814AD1">
        <w:t>kerja</w:t>
      </w:r>
      <w:proofErr w:type="spellEnd"/>
      <w:r w:rsidR="00F3573B" w:rsidRPr="00814AD1">
        <w:t xml:space="preserve"> dan </w:t>
      </w:r>
      <w:proofErr w:type="spellStart"/>
      <w:r w:rsidR="00F3573B" w:rsidRPr="00814AD1">
        <w:t>penentuan</w:t>
      </w:r>
      <w:proofErr w:type="spellEnd"/>
      <w:r w:rsidR="00F3573B" w:rsidRPr="00814AD1">
        <w:t xml:space="preserve"> </w:t>
      </w:r>
      <w:proofErr w:type="spellStart"/>
      <w:r w:rsidR="00F3573B" w:rsidRPr="00814AD1">
        <w:t>anggaran</w:t>
      </w:r>
      <w:proofErr w:type="spellEnd"/>
      <w:r w:rsidR="00F3573B" w:rsidRPr="00814AD1">
        <w:t xml:space="preserve"> </w:t>
      </w:r>
      <w:proofErr w:type="spellStart"/>
      <w:r w:rsidR="00F3573B" w:rsidRPr="00814AD1">
        <w:t>belanja</w:t>
      </w:r>
      <w:proofErr w:type="spellEnd"/>
      <w:r w:rsidR="00F3573B" w:rsidRPr="00814AD1">
        <w:t xml:space="preserve"> </w:t>
      </w:r>
      <w:proofErr w:type="spellStart"/>
      <w:r w:rsidR="00F3573B" w:rsidRPr="00814AD1">
        <w:t>keselamatan</w:t>
      </w:r>
      <w:proofErr w:type="spellEnd"/>
      <w:r w:rsidR="00F3573B" w:rsidRPr="00814AD1">
        <w:t xml:space="preserve">, </w:t>
      </w:r>
      <w:proofErr w:type="spellStart"/>
      <w:r w:rsidR="00F3573B" w:rsidRPr="00814AD1">
        <w:t>kesehatan</w:t>
      </w:r>
      <w:proofErr w:type="spellEnd"/>
      <w:r w:rsidR="00F3573B" w:rsidRPr="00814AD1">
        <w:t xml:space="preserve">, dan </w:t>
      </w:r>
      <w:proofErr w:type="spellStart"/>
      <w:r w:rsidR="00F3573B" w:rsidRPr="00814AD1">
        <w:t>lingkungan</w:t>
      </w:r>
      <w:proofErr w:type="spellEnd"/>
      <w:r w:rsidR="00F3573B" w:rsidRPr="00814AD1">
        <w:t xml:space="preserve"> </w:t>
      </w:r>
      <w:proofErr w:type="spellStart"/>
      <w:r w:rsidR="00F3573B" w:rsidRPr="00814AD1">
        <w:t>perusahaan</w:t>
      </w:r>
      <w:proofErr w:type="spellEnd"/>
      <w:r w:rsidR="00F3573B" w:rsidRPr="00814AD1">
        <w:t>.</w:t>
      </w:r>
    </w:p>
    <w:p w14:paraId="249574F2" w14:textId="0ADF0522" w:rsidR="00D10AA7" w:rsidRPr="00814AD1" w:rsidRDefault="00401345" w:rsidP="00900F26">
      <w:pPr>
        <w:pStyle w:val="BodyText"/>
        <w:numPr>
          <w:ilvl w:val="0"/>
          <w:numId w:val="54"/>
        </w:numPr>
        <w:spacing w:after="120" w:line="276" w:lineRule="auto"/>
        <w:jc w:val="both"/>
        <w:pPrChange w:id="100" w:author="Uji Hesti" w:date="2021-09-29T20:45:00Z">
          <w:pPr>
            <w:pStyle w:val="BodyText"/>
            <w:spacing w:after="120" w:line="276" w:lineRule="auto"/>
            <w:ind w:left="1134" w:hanging="414"/>
            <w:jc w:val="both"/>
          </w:pPr>
        </w:pPrChange>
      </w:pPr>
      <w:del w:id="101" w:author="Uji Hesti" w:date="2021-09-29T20:45:00Z">
        <w:r w:rsidRPr="00814AD1" w:rsidDel="00900F26">
          <w:delText>1.</w:delText>
        </w:r>
        <w:r w:rsidRPr="00814AD1" w:rsidDel="00900F26">
          <w:tab/>
        </w:r>
      </w:del>
      <w:r w:rsidR="00CA5A4E">
        <w:rPr>
          <w:i/>
        </w:rPr>
        <w:t>Zero Fatality</w:t>
      </w:r>
      <w:r w:rsidR="009E4FA2">
        <w:rPr>
          <w:i/>
        </w:rPr>
        <w:t>.</w:t>
      </w:r>
    </w:p>
    <w:p w14:paraId="74CAB045" w14:textId="399E6DDD" w:rsidR="00900F26" w:rsidRPr="00900F26" w:rsidRDefault="00D10AA7" w:rsidP="00900F26">
      <w:pPr>
        <w:pStyle w:val="BodyText"/>
        <w:numPr>
          <w:ilvl w:val="0"/>
          <w:numId w:val="54"/>
        </w:numPr>
        <w:spacing w:after="120" w:line="276" w:lineRule="auto"/>
        <w:jc w:val="both"/>
        <w:rPr>
          <w:ins w:id="102" w:author="Uji Hesti" w:date="2021-09-29T20:45:00Z"/>
          <w:i/>
          <w:rPrChange w:id="103" w:author="Uji Hesti" w:date="2021-09-29T20:46:00Z">
            <w:rPr>
              <w:ins w:id="104" w:author="Uji Hesti" w:date="2021-09-29T20:45:00Z"/>
            </w:rPr>
          </w:rPrChange>
        </w:rPr>
        <w:pPrChange w:id="105" w:author="Uji Hesti" w:date="2021-09-29T20:46:00Z">
          <w:pPr>
            <w:pStyle w:val="BodyText"/>
            <w:spacing w:after="120" w:line="276" w:lineRule="auto"/>
            <w:ind w:left="1134" w:hanging="414"/>
            <w:jc w:val="both"/>
          </w:pPr>
        </w:pPrChange>
      </w:pPr>
      <w:del w:id="106" w:author="Uji Hesti" w:date="2021-09-29T20:45:00Z">
        <w:r w:rsidRPr="00900F26" w:rsidDel="00900F26">
          <w:rPr>
            <w:i/>
            <w:rPrChange w:id="107" w:author="Uji Hesti" w:date="2021-09-29T20:46:00Z">
              <w:rPr/>
            </w:rPrChange>
          </w:rPr>
          <w:delText>2.</w:delText>
        </w:r>
        <w:r w:rsidRPr="00900F26" w:rsidDel="00900F26">
          <w:rPr>
            <w:i/>
            <w:rPrChange w:id="108" w:author="Uji Hesti" w:date="2021-09-29T20:46:00Z">
              <w:rPr/>
            </w:rPrChange>
          </w:rPr>
          <w:tab/>
        </w:r>
      </w:del>
      <w:r w:rsidRPr="00CA5A4E">
        <w:rPr>
          <w:i/>
        </w:rPr>
        <w:t>Zero Loss Time Injury</w:t>
      </w:r>
      <w:r w:rsidRPr="00900F26">
        <w:rPr>
          <w:i/>
          <w:rPrChange w:id="109" w:author="Uji Hesti" w:date="2021-09-29T20:46:00Z">
            <w:rPr/>
          </w:rPrChange>
        </w:rPr>
        <w:t xml:space="preserve"> (LTI)</w:t>
      </w:r>
      <w:del w:id="110" w:author="Uji Hesti" w:date="2021-09-29T20:45:00Z">
        <w:r w:rsidR="009E4FA2" w:rsidRPr="00900F26" w:rsidDel="00900F26">
          <w:rPr>
            <w:i/>
            <w:rPrChange w:id="111" w:author="Uji Hesti" w:date="2021-09-29T20:46:00Z">
              <w:rPr/>
            </w:rPrChange>
          </w:rPr>
          <w:delText>.</w:delText>
        </w:r>
      </w:del>
    </w:p>
    <w:p w14:paraId="3FF9DBEF" w14:textId="485B205E" w:rsidR="00900F26" w:rsidRPr="00900F26" w:rsidRDefault="00900F26" w:rsidP="00900F26">
      <w:pPr>
        <w:pStyle w:val="BodyText"/>
        <w:numPr>
          <w:ilvl w:val="0"/>
          <w:numId w:val="54"/>
        </w:numPr>
        <w:spacing w:after="120" w:line="276" w:lineRule="auto"/>
        <w:jc w:val="both"/>
        <w:rPr>
          <w:i/>
          <w:rPrChange w:id="112" w:author="Uji Hesti" w:date="2021-09-29T20:46:00Z">
            <w:rPr/>
          </w:rPrChange>
        </w:rPr>
        <w:pPrChange w:id="113" w:author="Uji Hesti" w:date="2021-09-29T20:46:00Z">
          <w:pPr>
            <w:pStyle w:val="BodyText"/>
            <w:spacing w:after="120" w:line="276" w:lineRule="auto"/>
            <w:ind w:left="1134" w:hanging="414"/>
            <w:jc w:val="both"/>
          </w:pPr>
        </w:pPrChange>
      </w:pPr>
      <w:ins w:id="114" w:author="Uji Hesti" w:date="2021-09-29T20:45:00Z">
        <w:r w:rsidRPr="00900F26">
          <w:rPr>
            <w:i/>
            <w:rPrChange w:id="115" w:author="Uji Hesti" w:date="2021-09-29T20:46:00Z">
              <w:rPr>
                <w:i/>
                <w:iCs/>
                <w:highlight w:val="yellow"/>
              </w:rPr>
            </w:rPrChange>
          </w:rPr>
          <w:t>Zero High Potential Risk Incident</w:t>
        </w:r>
        <w:r w:rsidRPr="00900F26">
          <w:rPr>
            <w:i/>
            <w:rPrChange w:id="116" w:author="Uji Hesti" w:date="2021-09-29T20:46:00Z">
              <w:rPr>
                <w:highlight w:val="yellow"/>
              </w:rPr>
            </w:rPrChange>
          </w:rPr>
          <w:t xml:space="preserve"> (HPRI)</w:t>
        </w:r>
      </w:ins>
    </w:p>
    <w:p w14:paraId="5EA524D1" w14:textId="1D673E73" w:rsidR="00D10AA7" w:rsidRPr="00900F26" w:rsidRDefault="00D10AA7" w:rsidP="00900F26">
      <w:pPr>
        <w:pStyle w:val="BodyText"/>
        <w:numPr>
          <w:ilvl w:val="0"/>
          <w:numId w:val="54"/>
        </w:numPr>
        <w:spacing w:after="120" w:line="276" w:lineRule="auto"/>
        <w:jc w:val="both"/>
        <w:rPr>
          <w:i/>
          <w:rPrChange w:id="117" w:author="Uji Hesti" w:date="2021-09-29T20:46:00Z">
            <w:rPr/>
          </w:rPrChange>
        </w:rPr>
        <w:pPrChange w:id="118" w:author="Uji Hesti" w:date="2021-09-29T20:46:00Z">
          <w:pPr>
            <w:pStyle w:val="BodyText"/>
            <w:spacing w:after="120" w:line="276" w:lineRule="auto"/>
            <w:ind w:left="1134" w:hanging="414"/>
            <w:jc w:val="both"/>
          </w:pPr>
        </w:pPrChange>
      </w:pPr>
      <w:del w:id="119" w:author="Uji Hesti" w:date="2021-09-29T20:45:00Z">
        <w:r w:rsidRPr="00900F26" w:rsidDel="00900F26">
          <w:rPr>
            <w:i/>
            <w:rPrChange w:id="120" w:author="Uji Hesti" w:date="2021-09-29T20:46:00Z">
              <w:rPr/>
            </w:rPrChange>
          </w:rPr>
          <w:delText>3.</w:delText>
        </w:r>
        <w:r w:rsidRPr="00900F26" w:rsidDel="00900F26">
          <w:rPr>
            <w:i/>
            <w:rPrChange w:id="121" w:author="Uji Hesti" w:date="2021-09-29T20:46:00Z">
              <w:rPr/>
            </w:rPrChange>
          </w:rPr>
          <w:tab/>
        </w:r>
      </w:del>
      <w:r w:rsidRPr="00CA5A4E">
        <w:rPr>
          <w:i/>
        </w:rPr>
        <w:t>Property Damage Frequency Rate</w:t>
      </w:r>
      <w:r w:rsidRPr="00900F26">
        <w:rPr>
          <w:i/>
          <w:rPrChange w:id="122" w:author="Uji Hesti" w:date="2021-09-29T20:46:00Z">
            <w:rPr/>
          </w:rPrChange>
        </w:rPr>
        <w:t xml:space="preserve"> (PDFR)</w:t>
      </w:r>
      <w:r w:rsidR="009E4FA2" w:rsidRPr="00900F26">
        <w:rPr>
          <w:i/>
          <w:rPrChange w:id="123" w:author="Uji Hesti" w:date="2021-09-29T20:46:00Z">
            <w:rPr/>
          </w:rPrChange>
        </w:rPr>
        <w:t>.</w:t>
      </w:r>
    </w:p>
    <w:p w14:paraId="00823BF3" w14:textId="1CD3884A" w:rsidR="00D10AA7" w:rsidRPr="00900F26" w:rsidRDefault="00D10AA7" w:rsidP="00900F26">
      <w:pPr>
        <w:pStyle w:val="BodyText"/>
        <w:numPr>
          <w:ilvl w:val="0"/>
          <w:numId w:val="54"/>
        </w:numPr>
        <w:spacing w:after="120" w:line="276" w:lineRule="auto"/>
        <w:jc w:val="both"/>
        <w:rPr>
          <w:i/>
          <w:rPrChange w:id="124" w:author="Uji Hesti" w:date="2021-09-29T20:46:00Z">
            <w:rPr/>
          </w:rPrChange>
        </w:rPr>
        <w:pPrChange w:id="125" w:author="Uji Hesti" w:date="2021-09-29T20:46:00Z">
          <w:pPr>
            <w:pStyle w:val="BodyText"/>
            <w:spacing w:after="120" w:line="276" w:lineRule="auto"/>
            <w:ind w:left="1134" w:hanging="414"/>
            <w:jc w:val="both"/>
          </w:pPr>
        </w:pPrChange>
      </w:pPr>
      <w:del w:id="126" w:author="Uji Hesti" w:date="2021-09-29T20:45:00Z">
        <w:r w:rsidRPr="00900F26" w:rsidDel="00900F26">
          <w:rPr>
            <w:i/>
            <w:rPrChange w:id="127" w:author="Uji Hesti" w:date="2021-09-29T20:46:00Z">
              <w:rPr/>
            </w:rPrChange>
          </w:rPr>
          <w:delText>4.</w:delText>
        </w:r>
        <w:r w:rsidRPr="00900F26" w:rsidDel="00900F26">
          <w:rPr>
            <w:i/>
            <w:rPrChange w:id="128" w:author="Uji Hesti" w:date="2021-09-29T20:46:00Z">
              <w:rPr/>
            </w:rPrChange>
          </w:rPr>
          <w:tab/>
        </w:r>
      </w:del>
      <w:r w:rsidRPr="00CA5A4E">
        <w:rPr>
          <w:i/>
        </w:rPr>
        <w:t>Legal Compliance</w:t>
      </w:r>
      <w:r w:rsidRPr="00900F26">
        <w:rPr>
          <w:i/>
          <w:rPrChange w:id="129" w:author="Uji Hesti" w:date="2021-09-29T20:46:00Z">
            <w:rPr/>
          </w:rPrChange>
        </w:rPr>
        <w:t xml:space="preserve"> 100%</w:t>
      </w:r>
      <w:r w:rsidR="009E4FA2" w:rsidRPr="00900F26">
        <w:rPr>
          <w:i/>
          <w:rPrChange w:id="130" w:author="Uji Hesti" w:date="2021-09-29T20:46:00Z">
            <w:rPr/>
          </w:rPrChange>
        </w:rPr>
        <w:t>.</w:t>
      </w:r>
    </w:p>
    <w:p w14:paraId="1F427A79" w14:textId="7A202F6F" w:rsidR="00D10AA7" w:rsidRPr="00900F26" w:rsidRDefault="00D10AA7" w:rsidP="00900F26">
      <w:pPr>
        <w:pStyle w:val="BodyText"/>
        <w:numPr>
          <w:ilvl w:val="0"/>
          <w:numId w:val="54"/>
        </w:numPr>
        <w:spacing w:after="120" w:line="276" w:lineRule="auto"/>
        <w:jc w:val="both"/>
        <w:rPr>
          <w:i/>
          <w:rPrChange w:id="131" w:author="Uji Hesti" w:date="2021-09-29T20:46:00Z">
            <w:rPr/>
          </w:rPrChange>
        </w:rPr>
        <w:pPrChange w:id="132" w:author="Uji Hesti" w:date="2021-09-29T20:46:00Z">
          <w:pPr>
            <w:pStyle w:val="BodyText"/>
            <w:spacing w:after="120" w:line="276" w:lineRule="auto"/>
            <w:ind w:left="1134" w:hanging="414"/>
            <w:jc w:val="both"/>
          </w:pPr>
        </w:pPrChange>
      </w:pPr>
      <w:del w:id="133" w:author="Uji Hesti" w:date="2021-09-29T20:45:00Z">
        <w:r w:rsidRPr="00900F26" w:rsidDel="00900F26">
          <w:rPr>
            <w:i/>
            <w:rPrChange w:id="134" w:author="Uji Hesti" w:date="2021-09-29T20:46:00Z">
              <w:rPr/>
            </w:rPrChange>
          </w:rPr>
          <w:delText>5.</w:delText>
        </w:r>
        <w:r w:rsidRPr="00900F26" w:rsidDel="00900F26">
          <w:rPr>
            <w:i/>
            <w:rPrChange w:id="135" w:author="Uji Hesti" w:date="2021-09-29T20:46:00Z">
              <w:rPr/>
            </w:rPrChange>
          </w:rPr>
          <w:tab/>
        </w:r>
      </w:del>
      <w:r w:rsidRPr="00CA5A4E">
        <w:rPr>
          <w:i/>
        </w:rPr>
        <w:t>Implementation system percentage</w:t>
      </w:r>
      <w:r w:rsidRPr="00900F26">
        <w:rPr>
          <w:i/>
          <w:rPrChange w:id="136" w:author="Uji Hesti" w:date="2021-09-29T20:46:00Z">
            <w:rPr/>
          </w:rPrChange>
        </w:rPr>
        <w:t xml:space="preserve"> (SAPTA NIRBHAYA </w:t>
      </w:r>
      <w:r w:rsidRPr="00CA5A4E">
        <w:rPr>
          <w:i/>
        </w:rPr>
        <w:t>audit achievement</w:t>
      </w:r>
      <w:r w:rsidRPr="00900F26">
        <w:rPr>
          <w:i/>
          <w:rPrChange w:id="137" w:author="Uji Hesti" w:date="2021-09-29T20:46:00Z">
            <w:rPr/>
          </w:rPrChange>
        </w:rPr>
        <w:t>)</w:t>
      </w:r>
      <w:r w:rsidR="009E4FA2" w:rsidRPr="00900F26">
        <w:rPr>
          <w:i/>
          <w:rPrChange w:id="138" w:author="Uji Hesti" w:date="2021-09-29T20:46:00Z">
            <w:rPr/>
          </w:rPrChange>
        </w:rPr>
        <w:t>.</w:t>
      </w:r>
    </w:p>
    <w:p w14:paraId="54613957" w14:textId="3FC8AA23" w:rsidR="00D10AA7" w:rsidRPr="00900F26" w:rsidRDefault="00D10AA7" w:rsidP="00900F26">
      <w:pPr>
        <w:pStyle w:val="BodyText"/>
        <w:numPr>
          <w:ilvl w:val="0"/>
          <w:numId w:val="54"/>
        </w:numPr>
        <w:spacing w:after="120" w:line="276" w:lineRule="auto"/>
        <w:jc w:val="both"/>
        <w:rPr>
          <w:i/>
          <w:rPrChange w:id="139" w:author="Uji Hesti" w:date="2021-09-29T20:46:00Z">
            <w:rPr/>
          </w:rPrChange>
        </w:rPr>
        <w:pPrChange w:id="140" w:author="Uji Hesti" w:date="2021-09-29T20:46:00Z">
          <w:pPr>
            <w:pStyle w:val="BodyText"/>
            <w:spacing w:after="120" w:line="276" w:lineRule="auto"/>
            <w:ind w:left="1134" w:hanging="414"/>
            <w:jc w:val="both"/>
          </w:pPr>
        </w:pPrChange>
      </w:pPr>
      <w:del w:id="141" w:author="Uji Hesti" w:date="2021-09-29T20:45:00Z">
        <w:r w:rsidRPr="00900F26" w:rsidDel="00900F26">
          <w:rPr>
            <w:i/>
            <w:rPrChange w:id="142" w:author="Uji Hesti" w:date="2021-09-29T20:46:00Z">
              <w:rPr/>
            </w:rPrChange>
          </w:rPr>
          <w:delText>6.</w:delText>
        </w:r>
        <w:r w:rsidRPr="00900F26" w:rsidDel="00900F26">
          <w:rPr>
            <w:i/>
            <w:rPrChange w:id="143" w:author="Uji Hesti" w:date="2021-09-29T20:46:00Z">
              <w:rPr/>
            </w:rPrChange>
          </w:rPr>
          <w:tab/>
        </w:r>
      </w:del>
      <w:r w:rsidRPr="00CA5A4E">
        <w:rPr>
          <w:i/>
        </w:rPr>
        <w:t>Energy Consumption</w:t>
      </w:r>
      <w:r w:rsidRPr="00900F26">
        <w:rPr>
          <w:i/>
          <w:rPrChange w:id="144" w:author="Uji Hesti" w:date="2021-09-29T20:46:00Z">
            <w:rPr/>
          </w:rPrChange>
        </w:rPr>
        <w:t xml:space="preserve"> (</w:t>
      </w:r>
      <w:r w:rsidRPr="00CA5A4E">
        <w:rPr>
          <w:i/>
        </w:rPr>
        <w:t>Fuel Consumption, and Environment Incident</w:t>
      </w:r>
      <w:r w:rsidR="00CA5A4E" w:rsidRPr="00900F26">
        <w:rPr>
          <w:i/>
          <w:rPrChange w:id="145" w:author="Uji Hesti" w:date="2021-09-29T20:46:00Z">
            <w:rPr/>
          </w:rPrChange>
        </w:rPr>
        <w:t>)</w:t>
      </w:r>
      <w:r w:rsidR="009E4FA2" w:rsidRPr="00900F26">
        <w:rPr>
          <w:i/>
          <w:rPrChange w:id="146" w:author="Uji Hesti" w:date="2021-09-29T20:46:00Z">
            <w:rPr/>
          </w:rPrChange>
        </w:rPr>
        <w:t>.</w:t>
      </w:r>
    </w:p>
    <w:p w14:paraId="30E1AB97" w14:textId="77777777" w:rsidR="00F3573B" w:rsidRPr="00814AD1" w:rsidRDefault="00554B93" w:rsidP="000B5F93">
      <w:pPr>
        <w:pStyle w:val="BodyText"/>
        <w:spacing w:after="120" w:line="276" w:lineRule="auto"/>
        <w:ind w:left="720"/>
        <w:jc w:val="both"/>
      </w:pPr>
      <w:r>
        <w:t xml:space="preserve">Pada </w:t>
      </w:r>
      <w:proofErr w:type="spellStart"/>
      <w:r>
        <w:t>s</w:t>
      </w:r>
      <w:r w:rsidR="00F3573B" w:rsidRPr="00814AD1">
        <w:t>etiap</w:t>
      </w:r>
      <w:proofErr w:type="spellEnd"/>
      <w:r w:rsidR="00F3573B" w:rsidRPr="00814AD1">
        <w:t xml:space="preserve"> </w:t>
      </w:r>
      <w:proofErr w:type="spellStart"/>
      <w:r w:rsidR="00F3573B" w:rsidRPr="00814AD1">
        <w:t>bulan</w:t>
      </w:r>
      <w:proofErr w:type="spellEnd"/>
      <w:r w:rsidR="00F3573B" w:rsidRPr="00814AD1">
        <w:t>, Bagian KP</w:t>
      </w:r>
      <w:r w:rsidR="00B01E4F" w:rsidRPr="00814AD1">
        <w:t>L</w:t>
      </w:r>
      <w:r w:rsidR="00F3573B" w:rsidRPr="00814AD1">
        <w:t xml:space="preserve"> </w:t>
      </w:r>
      <w:proofErr w:type="spellStart"/>
      <w:r w:rsidR="00F3573B" w:rsidRPr="00814AD1">
        <w:t>melakukan</w:t>
      </w:r>
      <w:proofErr w:type="spellEnd"/>
      <w:r w:rsidR="00F3573B" w:rsidRPr="00814AD1">
        <w:t xml:space="preserve"> </w:t>
      </w:r>
      <w:r w:rsidR="00F3573B" w:rsidRPr="00170C87">
        <w:rPr>
          <w:i/>
        </w:rPr>
        <w:t>review</w:t>
      </w:r>
      <w:r w:rsidR="00F3573B" w:rsidRPr="00814AD1">
        <w:t xml:space="preserve"> monitoring </w:t>
      </w:r>
      <w:proofErr w:type="spellStart"/>
      <w:r w:rsidR="00F3573B" w:rsidRPr="00814AD1">
        <w:t>pencapaian</w:t>
      </w:r>
      <w:proofErr w:type="spellEnd"/>
      <w:r w:rsidR="00F3573B" w:rsidRPr="00814AD1">
        <w:t xml:space="preserve"> </w:t>
      </w:r>
      <w:r w:rsidR="00F3573B" w:rsidRPr="00170C87">
        <w:rPr>
          <w:i/>
        </w:rPr>
        <w:t>objective</w:t>
      </w:r>
      <w:r w:rsidR="00F3573B" w:rsidRPr="00814AD1">
        <w:t xml:space="preserve">, target, dan </w:t>
      </w:r>
      <w:proofErr w:type="spellStart"/>
      <w:r w:rsidR="00F3573B" w:rsidRPr="00814AD1">
        <w:t>pelaksanaan</w:t>
      </w:r>
      <w:proofErr w:type="spellEnd"/>
      <w:r w:rsidR="00F3573B" w:rsidRPr="00814AD1">
        <w:t xml:space="preserve"> program yang </w:t>
      </w:r>
      <w:proofErr w:type="spellStart"/>
      <w:r w:rsidR="00F3573B" w:rsidRPr="00814AD1">
        <w:t>telah</w:t>
      </w:r>
      <w:proofErr w:type="spellEnd"/>
      <w:r w:rsidR="00F3573B" w:rsidRPr="00814AD1">
        <w:t xml:space="preserve"> </w:t>
      </w:r>
      <w:proofErr w:type="spellStart"/>
      <w:r w:rsidR="00F3573B" w:rsidRPr="00814AD1">
        <w:t>ditetapkan</w:t>
      </w:r>
      <w:proofErr w:type="spellEnd"/>
      <w:r w:rsidR="00F3573B" w:rsidRPr="00814AD1">
        <w:t xml:space="preserve"> dan </w:t>
      </w:r>
      <w:proofErr w:type="spellStart"/>
      <w:r w:rsidR="00F3573B" w:rsidRPr="00814AD1">
        <w:t>menyampaikannya</w:t>
      </w:r>
      <w:proofErr w:type="spellEnd"/>
      <w:r w:rsidR="00F3573B" w:rsidRPr="00814AD1">
        <w:t xml:space="preserve"> </w:t>
      </w:r>
      <w:proofErr w:type="spellStart"/>
      <w:r w:rsidR="00F3573B" w:rsidRPr="00814AD1">
        <w:t>dalam</w:t>
      </w:r>
      <w:proofErr w:type="spellEnd"/>
      <w:r w:rsidR="00F3573B" w:rsidRPr="00814AD1">
        <w:t xml:space="preserve"> </w:t>
      </w:r>
      <w:proofErr w:type="spellStart"/>
      <w:r w:rsidR="00F3573B" w:rsidRPr="00814AD1">
        <w:t>pertemuan</w:t>
      </w:r>
      <w:proofErr w:type="spellEnd"/>
      <w:r w:rsidR="00F3573B" w:rsidRPr="00814AD1">
        <w:t xml:space="preserve"> </w:t>
      </w:r>
      <w:proofErr w:type="spellStart"/>
      <w:r w:rsidR="00F3573B" w:rsidRPr="00814AD1">
        <w:t>komite</w:t>
      </w:r>
      <w:proofErr w:type="spellEnd"/>
      <w:r w:rsidR="00F3573B" w:rsidRPr="00814AD1">
        <w:t xml:space="preserve"> </w:t>
      </w:r>
      <w:proofErr w:type="spellStart"/>
      <w:r w:rsidR="00F3573B" w:rsidRPr="00814AD1">
        <w:t>keselamatan</w:t>
      </w:r>
      <w:proofErr w:type="spellEnd"/>
      <w:r w:rsidR="00F3573B" w:rsidRPr="00814AD1">
        <w:t xml:space="preserve"> </w:t>
      </w:r>
      <w:proofErr w:type="spellStart"/>
      <w:r w:rsidR="00F3573B" w:rsidRPr="00814AD1">
        <w:t>pertambangan</w:t>
      </w:r>
      <w:proofErr w:type="spellEnd"/>
      <w:r w:rsidR="00F3573B" w:rsidRPr="00814AD1">
        <w:t xml:space="preserve">. </w:t>
      </w:r>
      <w:r w:rsidR="00C43F1F">
        <w:t xml:space="preserve">Jika </w:t>
      </w:r>
      <w:proofErr w:type="spellStart"/>
      <w:r w:rsidR="00C43F1F">
        <w:t>terdapat</w:t>
      </w:r>
      <w:proofErr w:type="spellEnd"/>
      <w:r w:rsidR="00F3573B" w:rsidRPr="00814AD1">
        <w:t xml:space="preserve"> </w:t>
      </w:r>
      <w:proofErr w:type="spellStart"/>
      <w:r w:rsidR="00F3573B" w:rsidRPr="00814AD1">
        <w:t>deviasi</w:t>
      </w:r>
      <w:proofErr w:type="spellEnd"/>
      <w:r w:rsidR="00F3573B" w:rsidRPr="00814AD1">
        <w:t>/</w:t>
      </w:r>
      <w:proofErr w:type="spellStart"/>
      <w:r w:rsidR="00F3573B" w:rsidRPr="00814AD1">
        <w:t>ketertinggala</w:t>
      </w:r>
      <w:r w:rsidR="00C43F1F">
        <w:t>n</w:t>
      </w:r>
      <w:proofErr w:type="spellEnd"/>
      <w:r w:rsidR="00F3573B" w:rsidRPr="00814AD1">
        <w:t xml:space="preserve"> </w:t>
      </w:r>
      <w:proofErr w:type="spellStart"/>
      <w:r w:rsidR="00F3573B" w:rsidRPr="00814AD1">
        <w:t>dalam</w:t>
      </w:r>
      <w:proofErr w:type="spellEnd"/>
      <w:r w:rsidR="00F3573B" w:rsidRPr="00814AD1">
        <w:t xml:space="preserve"> </w:t>
      </w:r>
      <w:proofErr w:type="spellStart"/>
      <w:r w:rsidR="00F3573B" w:rsidRPr="00814AD1">
        <w:t>pencapaiannya</w:t>
      </w:r>
      <w:proofErr w:type="spellEnd"/>
      <w:r w:rsidR="00F3573B" w:rsidRPr="00814AD1">
        <w:t xml:space="preserve"> </w:t>
      </w:r>
      <w:proofErr w:type="spellStart"/>
      <w:r w:rsidR="00C43F1F">
        <w:t>maka</w:t>
      </w:r>
      <w:proofErr w:type="spellEnd"/>
      <w:r w:rsidR="00C43F1F">
        <w:t xml:space="preserve"> </w:t>
      </w:r>
      <w:proofErr w:type="spellStart"/>
      <w:r w:rsidR="00F3573B" w:rsidRPr="00814AD1">
        <w:t>akan</w:t>
      </w:r>
      <w:proofErr w:type="spellEnd"/>
      <w:r w:rsidR="00F3573B" w:rsidRPr="00814AD1">
        <w:t xml:space="preserve"> </w:t>
      </w:r>
      <w:proofErr w:type="spellStart"/>
      <w:r w:rsidR="00F3573B" w:rsidRPr="00814AD1">
        <w:t>direncanakan</w:t>
      </w:r>
      <w:proofErr w:type="spellEnd"/>
      <w:r w:rsidR="00F3573B" w:rsidRPr="00814AD1">
        <w:t xml:space="preserve"> </w:t>
      </w:r>
      <w:proofErr w:type="spellStart"/>
      <w:r w:rsidR="00F3573B" w:rsidRPr="00814AD1">
        <w:t>tindakan</w:t>
      </w:r>
      <w:proofErr w:type="spellEnd"/>
      <w:r w:rsidR="00F3573B" w:rsidRPr="00814AD1">
        <w:t xml:space="preserve"> </w:t>
      </w:r>
      <w:proofErr w:type="spellStart"/>
      <w:r w:rsidR="00F3573B" w:rsidRPr="00814AD1">
        <w:t>perbaikan</w:t>
      </w:r>
      <w:proofErr w:type="spellEnd"/>
      <w:r w:rsidR="00F3573B" w:rsidRPr="00814AD1">
        <w:t xml:space="preserve"> dan </w:t>
      </w:r>
      <w:proofErr w:type="spellStart"/>
      <w:r w:rsidR="00F3573B" w:rsidRPr="00814AD1">
        <w:t>atau</w:t>
      </w:r>
      <w:proofErr w:type="spellEnd"/>
      <w:r w:rsidR="00F3573B" w:rsidRPr="00814AD1">
        <w:t xml:space="preserve"> </w:t>
      </w:r>
      <w:proofErr w:type="spellStart"/>
      <w:r w:rsidR="00F3573B" w:rsidRPr="00814AD1">
        <w:t>peningkatannya</w:t>
      </w:r>
      <w:proofErr w:type="spellEnd"/>
      <w:r w:rsidR="00F3573B" w:rsidRPr="00814AD1">
        <w:t xml:space="preserve"> </w:t>
      </w:r>
      <w:proofErr w:type="spellStart"/>
      <w:r w:rsidR="00F3573B" w:rsidRPr="00814AD1">
        <w:t>secara</w:t>
      </w:r>
      <w:proofErr w:type="spellEnd"/>
      <w:r w:rsidR="00F3573B" w:rsidRPr="00814AD1">
        <w:t xml:space="preserve"> </w:t>
      </w:r>
      <w:proofErr w:type="spellStart"/>
      <w:r w:rsidR="00F3573B" w:rsidRPr="00814AD1">
        <w:t>bersama</w:t>
      </w:r>
      <w:proofErr w:type="spellEnd"/>
      <w:r w:rsidR="00F3573B" w:rsidRPr="00814AD1">
        <w:t>.</w:t>
      </w:r>
    </w:p>
    <w:p w14:paraId="5C808E14" w14:textId="0731FF3B" w:rsidR="00F3573B" w:rsidRDefault="00C43F1F" w:rsidP="000B5F93">
      <w:pPr>
        <w:pStyle w:val="BodyText"/>
        <w:spacing w:after="120" w:line="276" w:lineRule="auto"/>
        <w:ind w:left="720"/>
        <w:jc w:val="both"/>
        <w:rPr>
          <w:ins w:id="147" w:author="Uji Hesti" w:date="2021-09-29T20:51:00Z"/>
        </w:rPr>
      </w:pPr>
      <w:r>
        <w:t xml:space="preserve">Pada </w:t>
      </w:r>
      <w:proofErr w:type="spellStart"/>
      <w:r>
        <w:t>s</w:t>
      </w:r>
      <w:r w:rsidR="00F3573B" w:rsidRPr="00814AD1">
        <w:t>etiap</w:t>
      </w:r>
      <w:proofErr w:type="spellEnd"/>
      <w:r w:rsidR="00F3573B" w:rsidRPr="00814AD1">
        <w:t xml:space="preserve"> </w:t>
      </w:r>
      <w:proofErr w:type="spellStart"/>
      <w:r w:rsidR="00F3573B" w:rsidRPr="00814AD1">
        <w:t>triwulan</w:t>
      </w:r>
      <w:proofErr w:type="spellEnd"/>
      <w:r w:rsidR="00F3573B" w:rsidRPr="00814AD1">
        <w:t xml:space="preserve">, Perusahaan </w:t>
      </w:r>
      <w:proofErr w:type="spellStart"/>
      <w:r w:rsidR="00F3573B" w:rsidRPr="00814AD1">
        <w:t>melalui</w:t>
      </w:r>
      <w:proofErr w:type="spellEnd"/>
      <w:r w:rsidR="00F3573B" w:rsidRPr="00814AD1">
        <w:t xml:space="preserve"> </w:t>
      </w:r>
      <w:proofErr w:type="spellStart"/>
      <w:r w:rsidR="00F3573B" w:rsidRPr="00814AD1">
        <w:t>Penanggung</w:t>
      </w:r>
      <w:proofErr w:type="spellEnd"/>
      <w:r w:rsidR="00F3573B" w:rsidRPr="00814AD1">
        <w:t xml:space="preserve"> Jawab </w:t>
      </w:r>
      <w:proofErr w:type="spellStart"/>
      <w:r w:rsidR="00F3573B" w:rsidRPr="00814AD1">
        <w:t>Operasi</w:t>
      </w:r>
      <w:proofErr w:type="spellEnd"/>
      <w:r w:rsidR="00F3573B" w:rsidRPr="00814AD1">
        <w:t xml:space="preserve"> (PJO) </w:t>
      </w:r>
      <w:proofErr w:type="spellStart"/>
      <w:r w:rsidR="00F3573B" w:rsidRPr="00814AD1">
        <w:t>akan</w:t>
      </w:r>
      <w:proofErr w:type="spellEnd"/>
      <w:r w:rsidR="00F3573B" w:rsidRPr="00814AD1">
        <w:t xml:space="preserve"> </w:t>
      </w:r>
      <w:proofErr w:type="spellStart"/>
      <w:r w:rsidR="00F3573B" w:rsidRPr="00814AD1">
        <w:t>melakukan</w:t>
      </w:r>
      <w:proofErr w:type="spellEnd"/>
      <w:r w:rsidR="00F3573B" w:rsidRPr="00814AD1">
        <w:t xml:space="preserve"> </w:t>
      </w:r>
      <w:proofErr w:type="spellStart"/>
      <w:r w:rsidR="00F3573B" w:rsidRPr="00814AD1">
        <w:t>pelaporan</w:t>
      </w:r>
      <w:proofErr w:type="spellEnd"/>
      <w:r w:rsidR="00F3573B" w:rsidRPr="00814AD1">
        <w:t xml:space="preserve"> </w:t>
      </w:r>
      <w:proofErr w:type="spellStart"/>
      <w:r w:rsidR="00F3573B" w:rsidRPr="00814AD1">
        <w:t>pelaksanaan</w:t>
      </w:r>
      <w:proofErr w:type="spellEnd"/>
      <w:r w:rsidR="00F3573B" w:rsidRPr="00814AD1">
        <w:t xml:space="preserve"> program </w:t>
      </w:r>
      <w:proofErr w:type="spellStart"/>
      <w:r w:rsidR="00F3573B" w:rsidRPr="00814AD1">
        <w:t>kerja</w:t>
      </w:r>
      <w:proofErr w:type="spellEnd"/>
      <w:r w:rsidR="00F3573B" w:rsidRPr="00814AD1">
        <w:t xml:space="preserve"> dan </w:t>
      </w:r>
      <w:proofErr w:type="spellStart"/>
      <w:r w:rsidR="00F3573B" w:rsidRPr="00814AD1">
        <w:t>serapan</w:t>
      </w:r>
      <w:proofErr w:type="spellEnd"/>
      <w:r w:rsidR="00F3573B" w:rsidRPr="00814AD1">
        <w:t xml:space="preserve"> </w:t>
      </w:r>
      <w:proofErr w:type="spellStart"/>
      <w:r w:rsidR="00F3573B" w:rsidRPr="00814AD1">
        <w:t>anggaran</w:t>
      </w:r>
      <w:proofErr w:type="spellEnd"/>
      <w:r w:rsidR="00F3573B" w:rsidRPr="00814AD1">
        <w:t xml:space="preserve"> </w:t>
      </w:r>
      <w:proofErr w:type="spellStart"/>
      <w:r w:rsidR="00F3573B" w:rsidRPr="00814AD1">
        <w:t>kepada</w:t>
      </w:r>
      <w:proofErr w:type="spellEnd"/>
      <w:r w:rsidR="00F3573B" w:rsidRPr="00814AD1">
        <w:t xml:space="preserve"> </w:t>
      </w:r>
      <w:proofErr w:type="spellStart"/>
      <w:r w:rsidR="00F3573B" w:rsidRPr="00814AD1">
        <w:t>Kepala</w:t>
      </w:r>
      <w:proofErr w:type="spellEnd"/>
      <w:r w:rsidR="00F3573B" w:rsidRPr="00814AD1">
        <w:t xml:space="preserve"> </w:t>
      </w:r>
      <w:proofErr w:type="spellStart"/>
      <w:r w:rsidR="00F3573B" w:rsidRPr="00814AD1">
        <w:t>Inspektur</w:t>
      </w:r>
      <w:proofErr w:type="spellEnd"/>
      <w:r w:rsidR="00F3573B" w:rsidRPr="00814AD1">
        <w:t xml:space="preserve"> Tambang (KAIT) </w:t>
      </w:r>
      <w:proofErr w:type="spellStart"/>
      <w:r w:rsidR="00F3573B" w:rsidRPr="00814AD1">
        <w:t>sesuai</w:t>
      </w:r>
      <w:proofErr w:type="spellEnd"/>
      <w:r w:rsidR="00F3573B" w:rsidRPr="00814AD1">
        <w:t xml:space="preserve"> </w:t>
      </w:r>
      <w:proofErr w:type="spellStart"/>
      <w:r w:rsidR="00F3573B" w:rsidRPr="00814AD1">
        <w:t>ketentuan</w:t>
      </w:r>
      <w:proofErr w:type="spellEnd"/>
      <w:r w:rsidR="00F3573B" w:rsidRPr="00814AD1">
        <w:t xml:space="preserve"> </w:t>
      </w:r>
      <w:proofErr w:type="spellStart"/>
      <w:r w:rsidR="00F3573B" w:rsidRPr="00814AD1">
        <w:t>perundangan</w:t>
      </w:r>
      <w:proofErr w:type="spellEnd"/>
      <w:r w:rsidR="00F3573B" w:rsidRPr="00814AD1">
        <w:t xml:space="preserve"> yang </w:t>
      </w:r>
      <w:proofErr w:type="spellStart"/>
      <w:r w:rsidR="00F3573B" w:rsidRPr="00814AD1">
        <w:t>berlaku</w:t>
      </w:r>
      <w:proofErr w:type="spellEnd"/>
      <w:r w:rsidR="00F3573B" w:rsidRPr="00814AD1">
        <w:t xml:space="preserve"> </w:t>
      </w:r>
      <w:proofErr w:type="spellStart"/>
      <w:r w:rsidR="00F3573B" w:rsidRPr="00814AD1">
        <w:t>melalui</w:t>
      </w:r>
      <w:proofErr w:type="spellEnd"/>
      <w:r w:rsidR="00F3573B" w:rsidRPr="00814AD1">
        <w:t xml:space="preserve"> </w:t>
      </w:r>
      <w:proofErr w:type="spellStart"/>
      <w:r w:rsidR="00F3573B" w:rsidRPr="00814AD1">
        <w:t>Kepala</w:t>
      </w:r>
      <w:proofErr w:type="spellEnd"/>
      <w:r w:rsidR="00F3573B" w:rsidRPr="00814AD1">
        <w:t xml:space="preserve"> Teknik Tambang (KTT).</w:t>
      </w:r>
    </w:p>
    <w:p w14:paraId="241934F4" w14:textId="77777777" w:rsidR="008E6817" w:rsidRPr="00814AD1" w:rsidRDefault="008E6817" w:rsidP="000B5F93">
      <w:pPr>
        <w:pStyle w:val="BodyText"/>
        <w:spacing w:after="120" w:line="276" w:lineRule="auto"/>
        <w:ind w:left="720"/>
        <w:jc w:val="both"/>
      </w:pPr>
    </w:p>
    <w:p w14:paraId="4AD78762" w14:textId="77777777" w:rsidR="00640C20" w:rsidRPr="00814AD1" w:rsidRDefault="000B525C" w:rsidP="000B5F93">
      <w:pPr>
        <w:pStyle w:val="Heading1"/>
        <w:numPr>
          <w:ilvl w:val="0"/>
          <w:numId w:val="1"/>
        </w:numPr>
        <w:tabs>
          <w:tab w:val="left" w:pos="720"/>
        </w:tabs>
        <w:spacing w:line="276" w:lineRule="auto"/>
        <w:ind w:left="734" w:hanging="547"/>
        <w:rPr>
          <w:w w:val="105"/>
          <w:sz w:val="22"/>
          <w:szCs w:val="20"/>
        </w:rPr>
      </w:pPr>
      <w:proofErr w:type="spellStart"/>
      <w:r>
        <w:rPr>
          <w:w w:val="105"/>
          <w:sz w:val="22"/>
          <w:szCs w:val="20"/>
        </w:rPr>
        <w:lastRenderedPageBreak/>
        <w:t>Pelatihan</w:t>
      </w:r>
      <w:proofErr w:type="spellEnd"/>
      <w:r>
        <w:rPr>
          <w:w w:val="105"/>
          <w:sz w:val="22"/>
          <w:szCs w:val="20"/>
        </w:rPr>
        <w:t xml:space="preserve"> KPL</w:t>
      </w:r>
      <w:r w:rsidR="00FD1C39">
        <w:rPr>
          <w:w w:val="105"/>
          <w:sz w:val="22"/>
          <w:szCs w:val="20"/>
        </w:rPr>
        <w:t xml:space="preserve"> dan </w:t>
      </w:r>
      <w:proofErr w:type="spellStart"/>
      <w:r w:rsidR="00FD1C39">
        <w:rPr>
          <w:w w:val="105"/>
          <w:sz w:val="22"/>
          <w:szCs w:val="20"/>
        </w:rPr>
        <w:t>Pengembangan</w:t>
      </w:r>
      <w:proofErr w:type="spellEnd"/>
      <w:r w:rsidR="00FD1C39">
        <w:rPr>
          <w:w w:val="105"/>
          <w:sz w:val="22"/>
          <w:szCs w:val="20"/>
        </w:rPr>
        <w:t xml:space="preserve"> </w:t>
      </w:r>
      <w:proofErr w:type="spellStart"/>
      <w:r w:rsidR="00FD1C39">
        <w:rPr>
          <w:w w:val="105"/>
          <w:sz w:val="22"/>
          <w:szCs w:val="20"/>
        </w:rPr>
        <w:t>Kompetensi</w:t>
      </w:r>
      <w:proofErr w:type="spellEnd"/>
    </w:p>
    <w:p w14:paraId="49718694" w14:textId="77777777" w:rsidR="007320AE" w:rsidRPr="00814AD1" w:rsidRDefault="007320AE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Untuk</w:t>
      </w:r>
      <w:proofErr w:type="spellEnd"/>
      <w:r w:rsidRPr="00814AD1">
        <w:t xml:space="preserve"> </w:t>
      </w:r>
      <w:proofErr w:type="spellStart"/>
      <w:r w:rsidRPr="00814AD1">
        <w:t>memastikan</w:t>
      </w:r>
      <w:proofErr w:type="spellEnd"/>
      <w:r w:rsidRPr="00814AD1">
        <w:t xml:space="preserve"> </w:t>
      </w:r>
      <w:proofErr w:type="spellStart"/>
      <w:r w:rsidRPr="00814AD1">
        <w:t>kesiapan</w:t>
      </w:r>
      <w:proofErr w:type="spellEnd"/>
      <w:r w:rsidRPr="00814AD1">
        <w:t xml:space="preserve"> </w:t>
      </w:r>
      <w:proofErr w:type="spellStart"/>
      <w:r w:rsidRPr="00814AD1">
        <w:t>karyawan</w:t>
      </w:r>
      <w:proofErr w:type="spellEnd"/>
      <w:r w:rsidRPr="00814AD1">
        <w:t xml:space="preserve"> </w:t>
      </w:r>
      <w:proofErr w:type="spellStart"/>
      <w:r w:rsidRPr="00814AD1">
        <w:t>dalam</w:t>
      </w:r>
      <w:proofErr w:type="spellEnd"/>
      <w:r w:rsidRPr="00814AD1">
        <w:t xml:space="preserve"> </w:t>
      </w:r>
      <w:proofErr w:type="spellStart"/>
      <w:r w:rsidRPr="00814AD1">
        <w:t>bekerja</w:t>
      </w:r>
      <w:proofErr w:type="spellEnd"/>
      <w:r w:rsidRPr="00814AD1">
        <w:t xml:space="preserve"> </w:t>
      </w:r>
      <w:proofErr w:type="spellStart"/>
      <w:r w:rsidRPr="00814AD1">
        <w:t>secara</w:t>
      </w:r>
      <w:proofErr w:type="spellEnd"/>
      <w:r w:rsidRPr="00814AD1">
        <w:t xml:space="preserve"> </w:t>
      </w:r>
      <w:proofErr w:type="spellStart"/>
      <w:r w:rsidRPr="00814AD1">
        <w:t>aman</w:t>
      </w:r>
      <w:proofErr w:type="spellEnd"/>
      <w:r w:rsidRPr="00814AD1">
        <w:t xml:space="preserve"> dan </w:t>
      </w:r>
      <w:proofErr w:type="spellStart"/>
      <w:r w:rsidRPr="00814AD1">
        <w:t>produktif</w:t>
      </w:r>
      <w:proofErr w:type="spellEnd"/>
      <w:r w:rsidRPr="00814AD1">
        <w:t xml:space="preserve">, Perusahaan </w:t>
      </w:r>
      <w:proofErr w:type="spellStart"/>
      <w:r w:rsidRPr="00814AD1">
        <w:t>menetapkan</w:t>
      </w:r>
      <w:proofErr w:type="spellEnd"/>
      <w:r w:rsidRPr="00814AD1">
        <w:t xml:space="preserve"> </w:t>
      </w:r>
      <w:proofErr w:type="spellStart"/>
      <w:r w:rsidRPr="00814AD1">
        <w:t>kriteria</w:t>
      </w:r>
      <w:proofErr w:type="spellEnd"/>
      <w:r w:rsidRPr="00814AD1">
        <w:t xml:space="preserve"> </w:t>
      </w:r>
      <w:proofErr w:type="spellStart"/>
      <w:r w:rsidRPr="00814AD1">
        <w:t>standar</w:t>
      </w:r>
      <w:proofErr w:type="spellEnd"/>
      <w:r w:rsidRPr="00814AD1">
        <w:t xml:space="preserve"> </w:t>
      </w:r>
      <w:proofErr w:type="spellStart"/>
      <w:r w:rsidRPr="00814AD1">
        <w:t>kompetensi</w:t>
      </w:r>
      <w:proofErr w:type="spellEnd"/>
      <w:r w:rsidRPr="00814AD1">
        <w:t xml:space="preserve"> yang </w:t>
      </w:r>
      <w:proofErr w:type="spellStart"/>
      <w:r w:rsidRPr="00814AD1">
        <w:t>wajib</w:t>
      </w:r>
      <w:proofErr w:type="spellEnd"/>
      <w:r w:rsidRPr="00814AD1">
        <w:t xml:space="preserve"> </w:t>
      </w:r>
      <w:proofErr w:type="spellStart"/>
      <w:r w:rsidR="00C43F1F">
        <w:t>untuk</w:t>
      </w:r>
      <w:proofErr w:type="spellEnd"/>
      <w:r w:rsidR="00C43F1F">
        <w:t xml:space="preserve"> </w:t>
      </w:r>
      <w:proofErr w:type="spellStart"/>
      <w:r w:rsidRPr="00814AD1">
        <w:t>dipenuhi</w:t>
      </w:r>
      <w:proofErr w:type="spellEnd"/>
      <w:r w:rsidRPr="00814AD1">
        <w:t xml:space="preserve">, </w:t>
      </w:r>
      <w:proofErr w:type="spellStart"/>
      <w:r w:rsidRPr="00814AD1">
        <w:t>termasuk</w:t>
      </w:r>
      <w:proofErr w:type="spellEnd"/>
      <w:r w:rsidRPr="00814AD1">
        <w:t xml:space="preserve"> di </w:t>
      </w:r>
      <w:proofErr w:type="spellStart"/>
      <w:r w:rsidRPr="00814AD1">
        <w:t>dalamnya</w:t>
      </w:r>
      <w:proofErr w:type="spellEnd"/>
      <w:r w:rsidRPr="00814AD1">
        <w:t xml:space="preserve">  </w:t>
      </w:r>
      <w:proofErr w:type="spellStart"/>
      <w:r w:rsidRPr="00814AD1">
        <w:t>kesadaran</w:t>
      </w:r>
      <w:proofErr w:type="spellEnd"/>
      <w:r w:rsidR="00C43F1F">
        <w:t xml:space="preserve"> </w:t>
      </w:r>
      <w:proofErr w:type="spellStart"/>
      <w:r w:rsidR="00C43F1F">
        <w:t>akan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, </w:t>
      </w:r>
      <w:proofErr w:type="spellStart"/>
      <w:r w:rsidRPr="00814AD1">
        <w:t>kesehatan</w:t>
      </w:r>
      <w:proofErr w:type="spellEnd"/>
      <w:r w:rsidRPr="00814AD1">
        <w:t xml:space="preserve">, dan </w:t>
      </w:r>
      <w:proofErr w:type="spellStart"/>
      <w:r w:rsidRPr="00814AD1">
        <w:t>lingkungan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. </w:t>
      </w:r>
    </w:p>
    <w:p w14:paraId="2344BCA6" w14:textId="77777777" w:rsidR="007320AE" w:rsidRPr="00814AD1" w:rsidRDefault="007320AE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Untuk</w:t>
      </w:r>
      <w:proofErr w:type="spellEnd"/>
      <w:r w:rsidRPr="00814AD1">
        <w:t xml:space="preserve"> </w:t>
      </w:r>
      <w:proofErr w:type="spellStart"/>
      <w:r w:rsidRPr="00814AD1">
        <w:t>mencapai</w:t>
      </w:r>
      <w:proofErr w:type="spellEnd"/>
      <w:r w:rsidRPr="00814AD1">
        <w:t xml:space="preserve"> dan </w:t>
      </w:r>
      <w:proofErr w:type="spellStart"/>
      <w:r w:rsidRPr="00814AD1">
        <w:t>memelihara</w:t>
      </w:r>
      <w:proofErr w:type="spellEnd"/>
      <w:r w:rsidRPr="00814AD1">
        <w:t xml:space="preserve"> </w:t>
      </w:r>
      <w:proofErr w:type="spellStart"/>
      <w:r w:rsidRPr="00814AD1">
        <w:t>tingkat</w:t>
      </w:r>
      <w:proofErr w:type="spellEnd"/>
      <w:r w:rsidRPr="00814AD1">
        <w:t xml:space="preserve"> </w:t>
      </w:r>
      <w:proofErr w:type="spellStart"/>
      <w:r w:rsidRPr="00814AD1">
        <w:t>kompetensi</w:t>
      </w:r>
      <w:proofErr w:type="spellEnd"/>
      <w:r w:rsidRPr="00814AD1">
        <w:t xml:space="preserve"> yang </w:t>
      </w:r>
      <w:proofErr w:type="spellStart"/>
      <w:r w:rsidRPr="00814AD1">
        <w:t>diharapkan</w:t>
      </w:r>
      <w:proofErr w:type="spellEnd"/>
      <w:r w:rsidRPr="00814AD1">
        <w:t xml:space="preserve">, </w:t>
      </w:r>
      <w:proofErr w:type="spellStart"/>
      <w:r w:rsidRPr="00814AD1">
        <w:t>maka</w:t>
      </w:r>
      <w:proofErr w:type="spellEnd"/>
      <w:r w:rsidRPr="00814AD1">
        <w:t xml:space="preserve"> </w:t>
      </w:r>
      <w:r w:rsidR="00C43F1F">
        <w:t>P</w:t>
      </w:r>
      <w:r w:rsidRPr="00814AD1">
        <w:t xml:space="preserve">erusahaan </w:t>
      </w:r>
      <w:proofErr w:type="spellStart"/>
      <w:r w:rsidRPr="00814AD1">
        <w:t>menyusun</w:t>
      </w:r>
      <w:proofErr w:type="spellEnd"/>
      <w:r w:rsidRPr="00814AD1">
        <w:t xml:space="preserve"> program </w:t>
      </w:r>
      <w:proofErr w:type="spellStart"/>
      <w:r w:rsidRPr="00814AD1">
        <w:t>pendidikan</w:t>
      </w:r>
      <w:proofErr w:type="spellEnd"/>
      <w:r w:rsidRPr="00814AD1">
        <w:t xml:space="preserve"> dan </w:t>
      </w:r>
      <w:proofErr w:type="spellStart"/>
      <w:r w:rsidRPr="00814AD1">
        <w:t>pelatihan</w:t>
      </w:r>
      <w:proofErr w:type="spellEnd"/>
      <w:r w:rsidRPr="00814AD1">
        <w:t xml:space="preserve"> </w:t>
      </w:r>
      <w:proofErr w:type="spellStart"/>
      <w:r w:rsidRPr="00814AD1">
        <w:t>dalam</w:t>
      </w:r>
      <w:proofErr w:type="spellEnd"/>
      <w:r w:rsidRPr="00814AD1">
        <w:t xml:space="preserve"> </w:t>
      </w:r>
      <w:proofErr w:type="spellStart"/>
      <w:r w:rsidRPr="00814AD1">
        <w:t>bidang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, </w:t>
      </w:r>
      <w:proofErr w:type="spellStart"/>
      <w:r w:rsidRPr="00814AD1">
        <w:t>kesehatan</w:t>
      </w:r>
      <w:proofErr w:type="spellEnd"/>
      <w:r w:rsidRPr="00814AD1">
        <w:t xml:space="preserve">, dan </w:t>
      </w:r>
      <w:proofErr w:type="spellStart"/>
      <w:r w:rsidRPr="00814AD1">
        <w:t>lingkungan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="001A2DB4" w:rsidRPr="00814AD1">
        <w:t xml:space="preserve"> </w:t>
      </w:r>
      <w:proofErr w:type="spellStart"/>
      <w:r w:rsidR="001A2DB4" w:rsidRPr="00814AD1">
        <w:t>berdasarkan</w:t>
      </w:r>
      <w:proofErr w:type="spellEnd"/>
      <w:r w:rsidR="001A2DB4" w:rsidRPr="00814AD1">
        <w:t xml:space="preserve"> pada:</w:t>
      </w:r>
    </w:p>
    <w:p w14:paraId="1F0600D3" w14:textId="77777777" w:rsidR="006C03F1" w:rsidRPr="00814AD1" w:rsidRDefault="003D6780" w:rsidP="000B5F93">
      <w:pPr>
        <w:pStyle w:val="BodyText"/>
        <w:numPr>
          <w:ilvl w:val="0"/>
          <w:numId w:val="28"/>
        </w:numPr>
        <w:spacing w:after="120" w:line="276" w:lineRule="auto"/>
        <w:jc w:val="both"/>
      </w:pPr>
      <w:proofErr w:type="spellStart"/>
      <w:r w:rsidRPr="00814AD1">
        <w:t>Ketentuan</w:t>
      </w:r>
      <w:proofErr w:type="spellEnd"/>
      <w:r w:rsidRPr="00814AD1">
        <w:t xml:space="preserve"> </w:t>
      </w:r>
      <w:proofErr w:type="spellStart"/>
      <w:r w:rsidR="001A2DB4" w:rsidRPr="00814AD1">
        <w:t>Peraturan</w:t>
      </w:r>
      <w:proofErr w:type="spellEnd"/>
      <w:r w:rsidR="001A2DB4" w:rsidRPr="00814AD1">
        <w:t xml:space="preserve"> </w:t>
      </w:r>
      <w:proofErr w:type="spellStart"/>
      <w:r w:rsidR="001A2DB4" w:rsidRPr="00814AD1">
        <w:t>Perundangan</w:t>
      </w:r>
      <w:proofErr w:type="spellEnd"/>
      <w:r w:rsidR="00C43F1F">
        <w:t>.</w:t>
      </w:r>
    </w:p>
    <w:p w14:paraId="445A744C" w14:textId="77777777" w:rsidR="001A2DB4" w:rsidRPr="00814AD1" w:rsidRDefault="001A2DB4" w:rsidP="000B5F93">
      <w:pPr>
        <w:pStyle w:val="BodyText"/>
        <w:numPr>
          <w:ilvl w:val="0"/>
          <w:numId w:val="28"/>
        </w:numPr>
        <w:spacing w:after="120" w:line="276" w:lineRule="auto"/>
        <w:jc w:val="both"/>
      </w:pPr>
      <w:proofErr w:type="spellStart"/>
      <w:r w:rsidRPr="00814AD1">
        <w:t>Ketentuan</w:t>
      </w:r>
      <w:proofErr w:type="spellEnd"/>
      <w:r w:rsidRPr="00814AD1">
        <w:t xml:space="preserve"> </w:t>
      </w:r>
      <w:proofErr w:type="spellStart"/>
      <w:r w:rsidRPr="00814AD1">
        <w:t>Standar</w:t>
      </w:r>
      <w:proofErr w:type="spellEnd"/>
      <w:r w:rsidRPr="00814AD1">
        <w:t xml:space="preserve"> </w:t>
      </w:r>
      <w:proofErr w:type="spellStart"/>
      <w:r w:rsidRPr="00814AD1">
        <w:t>Manajemen</w:t>
      </w:r>
      <w:proofErr w:type="spellEnd"/>
      <w:r w:rsidRPr="00814AD1">
        <w:t xml:space="preserve"> K3L Adaro Energy</w:t>
      </w:r>
      <w:r w:rsidR="00C43F1F">
        <w:t>.</w:t>
      </w:r>
    </w:p>
    <w:p w14:paraId="5D2C52B0" w14:textId="77777777" w:rsidR="006C03F1" w:rsidRPr="00814AD1" w:rsidRDefault="001A2DB4" w:rsidP="000B5F93">
      <w:pPr>
        <w:pStyle w:val="BodyText"/>
        <w:numPr>
          <w:ilvl w:val="0"/>
          <w:numId w:val="28"/>
        </w:numPr>
        <w:spacing w:after="120" w:line="276" w:lineRule="auto"/>
        <w:jc w:val="both"/>
      </w:pPr>
      <w:proofErr w:type="spellStart"/>
      <w:r w:rsidRPr="00814AD1">
        <w:t>Ketentuan</w:t>
      </w:r>
      <w:proofErr w:type="spellEnd"/>
      <w:r w:rsidR="006C03F1" w:rsidRPr="00814AD1">
        <w:t xml:space="preserve"> </w:t>
      </w:r>
      <w:proofErr w:type="spellStart"/>
      <w:r w:rsidR="006C03F1" w:rsidRPr="00814AD1">
        <w:t>Standar</w:t>
      </w:r>
      <w:proofErr w:type="spellEnd"/>
      <w:r w:rsidRPr="00814AD1">
        <w:t xml:space="preserve"> </w:t>
      </w:r>
      <w:proofErr w:type="spellStart"/>
      <w:r w:rsidRPr="00814AD1">
        <w:t>Industri</w:t>
      </w:r>
      <w:proofErr w:type="spellEnd"/>
      <w:r w:rsidRPr="00814AD1">
        <w:t xml:space="preserve"> dan </w:t>
      </w:r>
      <w:proofErr w:type="spellStart"/>
      <w:r w:rsidR="006C03F1" w:rsidRPr="00814AD1">
        <w:t>Internasional</w:t>
      </w:r>
      <w:proofErr w:type="spellEnd"/>
      <w:r w:rsidR="00C43F1F">
        <w:t>.</w:t>
      </w:r>
    </w:p>
    <w:p w14:paraId="086D03EE" w14:textId="77777777" w:rsidR="001A2DB4" w:rsidRPr="00814AD1" w:rsidRDefault="001A2DB4" w:rsidP="000B5F93">
      <w:pPr>
        <w:pStyle w:val="BodyText"/>
        <w:numPr>
          <w:ilvl w:val="0"/>
          <w:numId w:val="28"/>
        </w:numPr>
        <w:spacing w:after="120" w:line="276" w:lineRule="auto"/>
        <w:jc w:val="both"/>
      </w:pPr>
      <w:proofErr w:type="spellStart"/>
      <w:r w:rsidRPr="00814AD1">
        <w:t>Potensi</w:t>
      </w:r>
      <w:proofErr w:type="spellEnd"/>
      <w:r w:rsidRPr="00814AD1">
        <w:t xml:space="preserve"> </w:t>
      </w:r>
      <w:proofErr w:type="spellStart"/>
      <w:r w:rsidRPr="00814AD1">
        <w:t>risiko</w:t>
      </w:r>
      <w:proofErr w:type="spellEnd"/>
      <w:r w:rsidRPr="00814AD1">
        <w:t xml:space="preserve"> dan </w:t>
      </w:r>
      <w:proofErr w:type="spellStart"/>
      <w:r w:rsidRPr="00814AD1">
        <w:t>dampak</w:t>
      </w:r>
      <w:proofErr w:type="spellEnd"/>
      <w:r w:rsidRPr="00814AD1">
        <w:t xml:space="preserve"> </w:t>
      </w:r>
      <w:proofErr w:type="spellStart"/>
      <w:r w:rsidRPr="00814AD1">
        <w:t>lingkungan</w:t>
      </w:r>
      <w:proofErr w:type="spellEnd"/>
      <w:r w:rsidR="00C43F1F">
        <w:t>.</w:t>
      </w:r>
    </w:p>
    <w:p w14:paraId="593C7AB4" w14:textId="77777777" w:rsidR="001A2DB4" w:rsidRPr="00814AD1" w:rsidRDefault="001A2DB4" w:rsidP="000B5F93">
      <w:pPr>
        <w:pStyle w:val="BodyText"/>
        <w:numPr>
          <w:ilvl w:val="0"/>
          <w:numId w:val="28"/>
        </w:numPr>
        <w:spacing w:after="120" w:line="276" w:lineRule="auto"/>
        <w:jc w:val="both"/>
      </w:pPr>
      <w:proofErr w:type="spellStart"/>
      <w:r w:rsidRPr="00814AD1">
        <w:t>Persyaratan</w:t>
      </w:r>
      <w:proofErr w:type="spellEnd"/>
      <w:r w:rsidRPr="00814AD1">
        <w:t xml:space="preserve"> </w:t>
      </w:r>
      <w:proofErr w:type="spellStart"/>
      <w:r w:rsidRPr="00814AD1">
        <w:t>klausul</w:t>
      </w:r>
      <w:proofErr w:type="spellEnd"/>
      <w:r w:rsidRPr="00814AD1">
        <w:t xml:space="preserve"> </w:t>
      </w:r>
      <w:proofErr w:type="spellStart"/>
      <w:r w:rsidRPr="00814AD1">
        <w:t>kontraktual</w:t>
      </w:r>
      <w:proofErr w:type="spellEnd"/>
      <w:r w:rsidR="00C43F1F">
        <w:t>.</w:t>
      </w:r>
    </w:p>
    <w:p w14:paraId="003C42E8" w14:textId="77777777" w:rsidR="00C04960" w:rsidRPr="00814AD1" w:rsidRDefault="00C04960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Pelatihan</w:t>
      </w:r>
      <w:proofErr w:type="spellEnd"/>
      <w:r w:rsidRPr="00814AD1">
        <w:t xml:space="preserve"> </w:t>
      </w:r>
      <w:proofErr w:type="spellStart"/>
      <w:r w:rsidRPr="00814AD1">
        <w:t>ini</w:t>
      </w:r>
      <w:proofErr w:type="spellEnd"/>
      <w:r w:rsidRPr="00814AD1">
        <w:t xml:space="preserve"> </w:t>
      </w:r>
      <w:proofErr w:type="spellStart"/>
      <w:r w:rsidRPr="00814AD1">
        <w:t>dilakukan</w:t>
      </w:r>
      <w:proofErr w:type="spellEnd"/>
      <w:r w:rsidRPr="00814AD1">
        <w:t xml:space="preserve"> </w:t>
      </w:r>
      <w:proofErr w:type="spellStart"/>
      <w:r w:rsidRPr="00814AD1">
        <w:t>sesuai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proses </w:t>
      </w:r>
      <w:proofErr w:type="spellStart"/>
      <w:r w:rsidRPr="00814AD1">
        <w:t>operasional</w:t>
      </w:r>
      <w:proofErr w:type="spellEnd"/>
      <w:r w:rsidRPr="00814AD1">
        <w:t xml:space="preserve"> di site </w:t>
      </w:r>
      <w:proofErr w:type="spellStart"/>
      <w:r w:rsidRPr="00814AD1">
        <w:t>dengan</w:t>
      </w:r>
      <w:proofErr w:type="spellEnd"/>
      <w:r w:rsidRPr="00814AD1">
        <w:t xml:space="preserve"> </w:t>
      </w:r>
      <w:proofErr w:type="spellStart"/>
      <w:r w:rsidRPr="00814AD1">
        <w:t>pola</w:t>
      </w:r>
      <w:proofErr w:type="spellEnd"/>
      <w:r w:rsidRPr="00814AD1">
        <w:t xml:space="preserve"> </w:t>
      </w:r>
      <w:proofErr w:type="spellStart"/>
      <w:r w:rsidRPr="00814AD1">
        <w:t>sebagai</w:t>
      </w:r>
      <w:proofErr w:type="spellEnd"/>
      <w:r w:rsidRPr="00814AD1">
        <w:t xml:space="preserve"> </w:t>
      </w:r>
      <w:proofErr w:type="spellStart"/>
      <w:r w:rsidRPr="00814AD1">
        <w:t>berikut</w:t>
      </w:r>
      <w:proofErr w:type="spellEnd"/>
      <w:r w:rsidR="00170C87">
        <w:t xml:space="preserve"> </w:t>
      </w:r>
      <w:r w:rsidRPr="00814AD1">
        <w:t>:</w:t>
      </w:r>
    </w:p>
    <w:tbl>
      <w:tblPr>
        <w:tblStyle w:val="TableGrid"/>
        <w:tblW w:w="0" w:type="auto"/>
        <w:tblInd w:w="734" w:type="dxa"/>
        <w:tblLook w:val="04A0" w:firstRow="1" w:lastRow="0" w:firstColumn="1" w:lastColumn="0" w:noHBand="0" w:noVBand="1"/>
      </w:tblPr>
      <w:tblGrid>
        <w:gridCol w:w="521"/>
        <w:gridCol w:w="4590"/>
        <w:gridCol w:w="3316"/>
      </w:tblGrid>
      <w:tr w:rsidR="00814AD1" w:rsidRPr="00814AD1" w14:paraId="143E7E29" w14:textId="77777777" w:rsidTr="00297022">
        <w:trPr>
          <w:trHeight w:val="390"/>
        </w:trPr>
        <w:tc>
          <w:tcPr>
            <w:tcW w:w="521" w:type="dxa"/>
            <w:shd w:val="clear" w:color="auto" w:fill="BFBFBF" w:themeFill="background1" w:themeFillShade="BF"/>
            <w:vAlign w:val="center"/>
          </w:tcPr>
          <w:p w14:paraId="22DF66E5" w14:textId="77777777" w:rsidR="00A47C07" w:rsidRPr="00814AD1" w:rsidRDefault="00A47C07" w:rsidP="000B5F93">
            <w:pPr>
              <w:pStyle w:val="BodyText"/>
              <w:spacing w:before="60" w:after="60" w:line="276" w:lineRule="auto"/>
              <w:jc w:val="center"/>
              <w:rPr>
                <w:b/>
                <w:w w:val="105"/>
              </w:rPr>
            </w:pPr>
            <w:r w:rsidRPr="00814AD1">
              <w:rPr>
                <w:b/>
                <w:w w:val="105"/>
              </w:rPr>
              <w:t>No</w:t>
            </w:r>
          </w:p>
        </w:tc>
        <w:tc>
          <w:tcPr>
            <w:tcW w:w="4590" w:type="dxa"/>
            <w:shd w:val="clear" w:color="auto" w:fill="BFBFBF" w:themeFill="background1" w:themeFillShade="BF"/>
            <w:vAlign w:val="center"/>
          </w:tcPr>
          <w:p w14:paraId="6F7B23E6" w14:textId="77777777" w:rsidR="00A47C07" w:rsidRPr="00814AD1" w:rsidRDefault="00A47C07" w:rsidP="000B5F93">
            <w:pPr>
              <w:pStyle w:val="BodyText"/>
              <w:spacing w:before="60" w:after="60" w:line="276" w:lineRule="auto"/>
              <w:jc w:val="center"/>
              <w:rPr>
                <w:b/>
                <w:w w:val="105"/>
              </w:rPr>
            </w:pPr>
            <w:proofErr w:type="spellStart"/>
            <w:r w:rsidRPr="00814AD1">
              <w:rPr>
                <w:b/>
                <w:w w:val="105"/>
              </w:rPr>
              <w:t>Pelatihan</w:t>
            </w:r>
            <w:proofErr w:type="spellEnd"/>
          </w:p>
        </w:tc>
        <w:tc>
          <w:tcPr>
            <w:tcW w:w="3316" w:type="dxa"/>
            <w:shd w:val="clear" w:color="auto" w:fill="BFBFBF" w:themeFill="background1" w:themeFillShade="BF"/>
            <w:vAlign w:val="center"/>
          </w:tcPr>
          <w:p w14:paraId="621D2C6F" w14:textId="77777777" w:rsidR="00A47C07" w:rsidRPr="00814AD1" w:rsidRDefault="00A47C07" w:rsidP="000B5F93">
            <w:pPr>
              <w:pStyle w:val="BodyText"/>
              <w:spacing w:before="60" w:after="60" w:line="276" w:lineRule="auto"/>
              <w:jc w:val="center"/>
              <w:rPr>
                <w:b/>
                <w:w w:val="105"/>
              </w:rPr>
            </w:pPr>
            <w:proofErr w:type="spellStart"/>
            <w:r w:rsidRPr="00814AD1">
              <w:rPr>
                <w:b/>
                <w:w w:val="105"/>
              </w:rPr>
              <w:t>Pelaksanaan</w:t>
            </w:r>
            <w:proofErr w:type="spellEnd"/>
            <w:r w:rsidRPr="00814AD1">
              <w:rPr>
                <w:b/>
                <w:w w:val="105"/>
              </w:rPr>
              <w:t xml:space="preserve"> </w:t>
            </w:r>
            <w:proofErr w:type="spellStart"/>
            <w:r w:rsidRPr="00814AD1">
              <w:rPr>
                <w:b/>
                <w:w w:val="105"/>
              </w:rPr>
              <w:t>Penyegaran</w:t>
            </w:r>
            <w:proofErr w:type="spellEnd"/>
          </w:p>
        </w:tc>
      </w:tr>
      <w:tr w:rsidR="008E6817" w:rsidRPr="00814AD1" w14:paraId="66309C81" w14:textId="77777777" w:rsidTr="00170C87">
        <w:tc>
          <w:tcPr>
            <w:tcW w:w="521" w:type="dxa"/>
            <w:vAlign w:val="center"/>
          </w:tcPr>
          <w:p w14:paraId="3C7AAA96" w14:textId="77777777" w:rsidR="008E6817" w:rsidRPr="00814AD1" w:rsidRDefault="008E6817" w:rsidP="008E6817">
            <w:pPr>
              <w:pStyle w:val="BodyText"/>
              <w:spacing w:line="276" w:lineRule="auto"/>
              <w:jc w:val="center"/>
              <w:rPr>
                <w:w w:val="105"/>
              </w:rPr>
            </w:pPr>
            <w:r w:rsidRPr="00814AD1">
              <w:rPr>
                <w:w w:val="105"/>
              </w:rPr>
              <w:t>1</w:t>
            </w:r>
          </w:p>
        </w:tc>
        <w:tc>
          <w:tcPr>
            <w:tcW w:w="4590" w:type="dxa"/>
            <w:vAlign w:val="center"/>
          </w:tcPr>
          <w:p w14:paraId="48EEFF1A" w14:textId="77777777" w:rsidR="008E6817" w:rsidRPr="00170C87" w:rsidRDefault="008E6817" w:rsidP="008E6817">
            <w:pPr>
              <w:pStyle w:val="BodyText"/>
              <w:spacing w:line="276" w:lineRule="auto"/>
            </w:pPr>
            <w:proofErr w:type="spellStart"/>
            <w:r w:rsidRPr="00814AD1">
              <w:t>Materi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Pelatihan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Wajib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Keselama</w:t>
            </w:r>
            <w:r>
              <w:t>tan</w:t>
            </w:r>
            <w:proofErr w:type="spellEnd"/>
            <w:r>
              <w:t xml:space="preserve"> </w:t>
            </w:r>
            <w:proofErr w:type="spellStart"/>
            <w:r>
              <w:t>Pertambangan</w:t>
            </w:r>
            <w:proofErr w:type="spellEnd"/>
            <w:r>
              <w:t xml:space="preserve"> dan </w:t>
            </w:r>
            <w:proofErr w:type="spellStart"/>
            <w:r>
              <w:t>Lingkungan</w:t>
            </w:r>
            <w:proofErr w:type="spellEnd"/>
          </w:p>
        </w:tc>
        <w:tc>
          <w:tcPr>
            <w:tcW w:w="3316" w:type="dxa"/>
            <w:vAlign w:val="center"/>
          </w:tcPr>
          <w:p w14:paraId="13BD74A5" w14:textId="5AEB9413" w:rsidR="008E6817" w:rsidRPr="008E6817" w:rsidRDefault="008E6817" w:rsidP="008E6817">
            <w:pPr>
              <w:pStyle w:val="BodyText"/>
              <w:spacing w:line="276" w:lineRule="auto"/>
              <w:jc w:val="center"/>
              <w:rPr>
                <w:rPrChange w:id="148" w:author="Uji Hesti" w:date="2021-09-29T20:51:00Z">
                  <w:rPr/>
                </w:rPrChange>
              </w:rPr>
            </w:pPr>
            <w:proofErr w:type="spellStart"/>
            <w:ins w:id="149" w:author="Uji Hesti" w:date="2021-09-29T20:51:00Z">
              <w:r w:rsidRPr="008E6817">
                <w:rPr>
                  <w:rPrChange w:id="150" w:author="Uji Hesti" w:date="2021-09-29T20:51:00Z">
                    <w:rPr>
                      <w:highlight w:val="yellow"/>
                    </w:rPr>
                  </w:rPrChange>
                </w:rPr>
                <w:t>Saat</w:t>
              </w:r>
              <w:proofErr w:type="spellEnd"/>
              <w:r w:rsidRPr="008E6817">
                <w:rPr>
                  <w:rPrChange w:id="151" w:author="Uji Hesti" w:date="2021-09-29T20:51:00Z">
                    <w:rPr>
                      <w:highlight w:val="yellow"/>
                    </w:rPr>
                  </w:rPrChange>
                </w:rPr>
                <w:t xml:space="preserve"> </w:t>
              </w:r>
              <w:proofErr w:type="spellStart"/>
              <w:r w:rsidRPr="008E6817">
                <w:rPr>
                  <w:rPrChange w:id="152" w:author="Uji Hesti" w:date="2021-09-29T20:51:00Z">
                    <w:rPr>
                      <w:highlight w:val="yellow"/>
                    </w:rPr>
                  </w:rPrChange>
                </w:rPr>
                <w:t>Pembuatan</w:t>
              </w:r>
              <w:proofErr w:type="spellEnd"/>
              <w:r w:rsidRPr="008E6817">
                <w:rPr>
                  <w:rPrChange w:id="153" w:author="Uji Hesti" w:date="2021-09-29T20:51:00Z">
                    <w:rPr>
                      <w:highlight w:val="yellow"/>
                    </w:rPr>
                  </w:rPrChange>
                </w:rPr>
                <w:t xml:space="preserve"> &amp; </w:t>
              </w:r>
              <w:proofErr w:type="spellStart"/>
              <w:r w:rsidRPr="008E6817">
                <w:rPr>
                  <w:rPrChange w:id="154" w:author="Uji Hesti" w:date="2021-09-29T20:51:00Z">
                    <w:rPr>
                      <w:highlight w:val="yellow"/>
                    </w:rPr>
                  </w:rPrChange>
                </w:rPr>
                <w:t>Pergantian</w:t>
              </w:r>
              <w:proofErr w:type="spellEnd"/>
              <w:r w:rsidRPr="008E6817">
                <w:rPr>
                  <w:rPrChange w:id="155" w:author="Uji Hesti" w:date="2021-09-29T20:51:00Z">
                    <w:rPr>
                      <w:highlight w:val="yellow"/>
                    </w:rPr>
                  </w:rPrChange>
                </w:rPr>
                <w:t xml:space="preserve"> ID Card</w:t>
              </w:r>
            </w:ins>
            <w:del w:id="156" w:author="Uji Hesti" w:date="2021-09-29T20:51:00Z">
              <w:r w:rsidRPr="008E6817" w:rsidDel="001B65C0">
                <w:rPr>
                  <w:rPrChange w:id="157" w:author="Uji Hesti" w:date="2021-09-29T20:51:00Z">
                    <w:rPr/>
                  </w:rPrChange>
                </w:rPr>
                <w:delText>Saat Pergantian ID Card</w:delText>
              </w:r>
            </w:del>
          </w:p>
        </w:tc>
      </w:tr>
      <w:tr w:rsidR="008E6817" w:rsidRPr="00814AD1" w14:paraId="585C7689" w14:textId="77777777" w:rsidTr="00170C87">
        <w:tc>
          <w:tcPr>
            <w:tcW w:w="521" w:type="dxa"/>
            <w:vAlign w:val="center"/>
          </w:tcPr>
          <w:p w14:paraId="71F0F466" w14:textId="77777777" w:rsidR="008E6817" w:rsidRPr="00814AD1" w:rsidRDefault="008E6817" w:rsidP="008E6817">
            <w:pPr>
              <w:pStyle w:val="BodyText"/>
              <w:spacing w:line="276" w:lineRule="auto"/>
              <w:jc w:val="center"/>
              <w:rPr>
                <w:w w:val="105"/>
              </w:rPr>
            </w:pPr>
            <w:r w:rsidRPr="00814AD1">
              <w:rPr>
                <w:w w:val="105"/>
              </w:rPr>
              <w:t>2</w:t>
            </w:r>
          </w:p>
        </w:tc>
        <w:tc>
          <w:tcPr>
            <w:tcW w:w="4590" w:type="dxa"/>
            <w:vAlign w:val="center"/>
          </w:tcPr>
          <w:p w14:paraId="43DCF0B4" w14:textId="77777777" w:rsidR="008E6817" w:rsidRPr="00814AD1" w:rsidRDefault="008E6817" w:rsidP="008E6817">
            <w:pPr>
              <w:pStyle w:val="BodyText"/>
              <w:spacing w:line="276" w:lineRule="auto"/>
            </w:pPr>
            <w:proofErr w:type="spellStart"/>
            <w:r w:rsidRPr="00814AD1">
              <w:t>Materi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Pelatihan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Khusus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Keselama</w:t>
            </w:r>
            <w:r>
              <w:t>tan</w:t>
            </w:r>
            <w:proofErr w:type="spellEnd"/>
            <w:r>
              <w:t xml:space="preserve"> </w:t>
            </w:r>
            <w:proofErr w:type="spellStart"/>
            <w:r>
              <w:t>Pertambangan</w:t>
            </w:r>
            <w:proofErr w:type="spellEnd"/>
            <w:r>
              <w:t xml:space="preserve"> dan </w:t>
            </w:r>
            <w:proofErr w:type="spellStart"/>
            <w:r>
              <w:t>Lingkungan</w:t>
            </w:r>
            <w:proofErr w:type="spellEnd"/>
          </w:p>
        </w:tc>
        <w:tc>
          <w:tcPr>
            <w:tcW w:w="3316" w:type="dxa"/>
            <w:vAlign w:val="center"/>
          </w:tcPr>
          <w:p w14:paraId="0E0B08C7" w14:textId="6A8DC5E5" w:rsidR="008E6817" w:rsidRPr="008E6817" w:rsidRDefault="008E6817" w:rsidP="008E6817">
            <w:pPr>
              <w:pStyle w:val="BodyText"/>
              <w:spacing w:line="276" w:lineRule="auto"/>
              <w:jc w:val="center"/>
              <w:rPr>
                <w:rPrChange w:id="158" w:author="Uji Hesti" w:date="2021-09-29T20:51:00Z">
                  <w:rPr/>
                </w:rPrChange>
              </w:rPr>
            </w:pPr>
            <w:ins w:id="159" w:author="Uji Hesti" w:date="2021-09-29T20:51:00Z">
              <w:r w:rsidRPr="008E6817">
                <w:rPr>
                  <w:rPrChange w:id="160" w:author="Uji Hesti" w:date="2021-09-29T20:51:00Z">
                    <w:rPr>
                      <w:highlight w:val="yellow"/>
                    </w:rPr>
                  </w:rPrChange>
                </w:rPr>
                <w:t xml:space="preserve">1 </w:t>
              </w:r>
              <w:proofErr w:type="spellStart"/>
              <w:r w:rsidRPr="008E6817">
                <w:rPr>
                  <w:rPrChange w:id="161" w:author="Uji Hesti" w:date="2021-09-29T20:51:00Z">
                    <w:rPr>
                      <w:highlight w:val="yellow"/>
                    </w:rPr>
                  </w:rPrChange>
                </w:rPr>
                <w:t>Tahun</w:t>
              </w:r>
              <w:proofErr w:type="spellEnd"/>
              <w:r w:rsidRPr="008E6817">
                <w:rPr>
                  <w:rPrChange w:id="162" w:author="Uji Hesti" w:date="2021-09-29T20:51:00Z">
                    <w:rPr>
                      <w:highlight w:val="yellow"/>
                    </w:rPr>
                  </w:rPrChange>
                </w:rPr>
                <w:t xml:space="preserve"> </w:t>
              </w:r>
              <w:proofErr w:type="spellStart"/>
              <w:r w:rsidRPr="008E6817">
                <w:rPr>
                  <w:rPrChange w:id="163" w:author="Uji Hesti" w:date="2021-09-29T20:51:00Z">
                    <w:rPr>
                      <w:highlight w:val="yellow"/>
                    </w:rPr>
                  </w:rPrChange>
                </w:rPr>
                <w:t>Sekali</w:t>
              </w:r>
              <w:proofErr w:type="spellEnd"/>
              <w:r w:rsidRPr="008E6817">
                <w:rPr>
                  <w:rPrChange w:id="164" w:author="Uji Hesti" w:date="2021-09-29T20:51:00Z">
                    <w:rPr>
                      <w:highlight w:val="yellow"/>
                    </w:rPr>
                  </w:rPrChange>
                </w:rPr>
                <w:t xml:space="preserve"> / </w:t>
              </w:r>
              <w:proofErr w:type="spellStart"/>
              <w:r w:rsidRPr="008E6817">
                <w:rPr>
                  <w:rPrChange w:id="165" w:author="Uji Hesti" w:date="2021-09-29T20:51:00Z">
                    <w:rPr>
                      <w:highlight w:val="yellow"/>
                    </w:rPr>
                  </w:rPrChange>
                </w:rPr>
                <w:t>Sesuai</w:t>
              </w:r>
              <w:proofErr w:type="spellEnd"/>
              <w:r w:rsidRPr="008E6817">
                <w:rPr>
                  <w:rPrChange w:id="166" w:author="Uji Hesti" w:date="2021-09-29T20:51:00Z">
                    <w:rPr>
                      <w:highlight w:val="yellow"/>
                    </w:rPr>
                  </w:rPrChange>
                </w:rPr>
                <w:t xml:space="preserve"> masa</w:t>
              </w:r>
            </w:ins>
            <w:del w:id="167" w:author="Uji Hesti" w:date="2021-09-29T20:51:00Z">
              <w:r w:rsidRPr="008E6817" w:rsidDel="001B65C0">
                <w:rPr>
                  <w:rPrChange w:id="168" w:author="Uji Hesti" w:date="2021-09-29T20:51:00Z">
                    <w:rPr/>
                  </w:rPrChange>
                </w:rPr>
                <w:delText>3 Tahun Sekali / Sesuai masa</w:delText>
              </w:r>
            </w:del>
          </w:p>
        </w:tc>
      </w:tr>
      <w:tr w:rsidR="008E6817" w:rsidRPr="00814AD1" w14:paraId="0E9C5D72" w14:textId="77777777" w:rsidTr="00170C87">
        <w:tc>
          <w:tcPr>
            <w:tcW w:w="521" w:type="dxa"/>
            <w:vAlign w:val="center"/>
          </w:tcPr>
          <w:p w14:paraId="6E3C411B" w14:textId="77777777" w:rsidR="008E6817" w:rsidRPr="00814AD1" w:rsidRDefault="008E6817" w:rsidP="008E6817">
            <w:pPr>
              <w:pStyle w:val="BodyText"/>
              <w:spacing w:line="276" w:lineRule="auto"/>
              <w:jc w:val="center"/>
              <w:rPr>
                <w:w w:val="105"/>
              </w:rPr>
            </w:pPr>
            <w:r w:rsidRPr="00814AD1">
              <w:rPr>
                <w:w w:val="105"/>
              </w:rPr>
              <w:t>3</w:t>
            </w:r>
          </w:p>
        </w:tc>
        <w:tc>
          <w:tcPr>
            <w:tcW w:w="4590" w:type="dxa"/>
            <w:vAlign w:val="center"/>
          </w:tcPr>
          <w:p w14:paraId="189A92C3" w14:textId="77777777" w:rsidR="008E6817" w:rsidRPr="00814AD1" w:rsidRDefault="008E6817" w:rsidP="008E6817">
            <w:pPr>
              <w:pStyle w:val="BodyText"/>
              <w:spacing w:line="276" w:lineRule="auto"/>
            </w:pPr>
            <w:proofErr w:type="spellStart"/>
            <w:r w:rsidRPr="00814AD1">
              <w:t>Materi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Pelatihan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Pengawas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Keselama</w:t>
            </w:r>
            <w:r>
              <w:t>tan</w:t>
            </w:r>
            <w:proofErr w:type="spellEnd"/>
            <w:r>
              <w:t xml:space="preserve"> </w:t>
            </w:r>
            <w:proofErr w:type="spellStart"/>
            <w:r>
              <w:t>Pertambangan</w:t>
            </w:r>
            <w:proofErr w:type="spellEnd"/>
            <w:r>
              <w:t xml:space="preserve"> dan </w:t>
            </w:r>
            <w:proofErr w:type="spellStart"/>
            <w:r>
              <w:t>Lingkungan</w:t>
            </w:r>
            <w:proofErr w:type="spellEnd"/>
          </w:p>
        </w:tc>
        <w:tc>
          <w:tcPr>
            <w:tcW w:w="3316" w:type="dxa"/>
            <w:vAlign w:val="center"/>
          </w:tcPr>
          <w:p w14:paraId="7CFCF051" w14:textId="507A89B5" w:rsidR="008E6817" w:rsidRPr="008E6817" w:rsidRDefault="008E6817" w:rsidP="008E6817">
            <w:pPr>
              <w:pStyle w:val="BodyText"/>
              <w:spacing w:line="276" w:lineRule="auto"/>
              <w:jc w:val="center"/>
              <w:rPr>
                <w:rPrChange w:id="169" w:author="Uji Hesti" w:date="2021-09-29T20:51:00Z">
                  <w:rPr/>
                </w:rPrChange>
              </w:rPr>
            </w:pPr>
            <w:ins w:id="170" w:author="Uji Hesti" w:date="2021-09-29T20:51:00Z">
              <w:r w:rsidRPr="008E6817">
                <w:rPr>
                  <w:rPrChange w:id="171" w:author="Uji Hesti" w:date="2021-09-29T20:51:00Z">
                    <w:rPr/>
                  </w:rPrChange>
                </w:rPr>
                <w:t xml:space="preserve">1 </w:t>
              </w:r>
              <w:proofErr w:type="spellStart"/>
              <w:r w:rsidRPr="008E6817">
                <w:rPr>
                  <w:rPrChange w:id="172" w:author="Uji Hesti" w:date="2021-09-29T20:51:00Z">
                    <w:rPr/>
                  </w:rPrChange>
                </w:rPr>
                <w:t>Tahun</w:t>
              </w:r>
              <w:proofErr w:type="spellEnd"/>
              <w:r w:rsidRPr="008E6817">
                <w:rPr>
                  <w:rPrChange w:id="173" w:author="Uji Hesti" w:date="2021-09-29T20:51:00Z">
                    <w:rPr/>
                  </w:rPrChange>
                </w:rPr>
                <w:t xml:space="preserve"> </w:t>
              </w:r>
              <w:proofErr w:type="spellStart"/>
              <w:r w:rsidRPr="008E6817">
                <w:rPr>
                  <w:rPrChange w:id="174" w:author="Uji Hesti" w:date="2021-09-29T20:51:00Z">
                    <w:rPr/>
                  </w:rPrChange>
                </w:rPr>
                <w:t>Sekali</w:t>
              </w:r>
            </w:ins>
            <w:proofErr w:type="spellEnd"/>
            <w:del w:id="175" w:author="Uji Hesti" w:date="2021-09-29T20:51:00Z">
              <w:r w:rsidRPr="008E6817" w:rsidDel="001B65C0">
                <w:rPr>
                  <w:rPrChange w:id="176" w:author="Uji Hesti" w:date="2021-09-29T20:51:00Z">
                    <w:rPr/>
                  </w:rPrChange>
                </w:rPr>
                <w:delText>1 Tahun Sekali</w:delText>
              </w:r>
            </w:del>
          </w:p>
        </w:tc>
      </w:tr>
      <w:tr w:rsidR="008E6817" w:rsidRPr="00814AD1" w14:paraId="3B2131E2" w14:textId="77777777" w:rsidTr="00170C87">
        <w:tc>
          <w:tcPr>
            <w:tcW w:w="521" w:type="dxa"/>
            <w:vAlign w:val="center"/>
          </w:tcPr>
          <w:p w14:paraId="1FB9A85F" w14:textId="77777777" w:rsidR="008E6817" w:rsidRPr="00814AD1" w:rsidRDefault="008E6817" w:rsidP="008E6817">
            <w:pPr>
              <w:pStyle w:val="BodyText"/>
              <w:spacing w:line="276" w:lineRule="auto"/>
              <w:jc w:val="center"/>
              <w:rPr>
                <w:w w:val="105"/>
              </w:rPr>
            </w:pPr>
            <w:r w:rsidRPr="00814AD1">
              <w:rPr>
                <w:w w:val="105"/>
              </w:rPr>
              <w:t>4</w:t>
            </w:r>
          </w:p>
        </w:tc>
        <w:tc>
          <w:tcPr>
            <w:tcW w:w="4590" w:type="dxa"/>
            <w:vAlign w:val="center"/>
          </w:tcPr>
          <w:p w14:paraId="307D02B4" w14:textId="77777777" w:rsidR="008E6817" w:rsidRPr="00814AD1" w:rsidRDefault="008E6817" w:rsidP="008E6817">
            <w:pPr>
              <w:pStyle w:val="BodyText"/>
              <w:spacing w:line="276" w:lineRule="auto"/>
            </w:pPr>
            <w:proofErr w:type="spellStart"/>
            <w:r w:rsidRPr="00814AD1">
              <w:t>Materi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Pelatihan</w:t>
            </w:r>
            <w:proofErr w:type="spellEnd"/>
            <w:r w:rsidRPr="00814AD1">
              <w:t xml:space="preserve"> Tenaga Teknis </w:t>
            </w:r>
            <w:proofErr w:type="spellStart"/>
            <w:r w:rsidRPr="00814AD1">
              <w:t>Keselamatan</w:t>
            </w:r>
            <w:proofErr w:type="spellEnd"/>
            <w:r w:rsidRPr="00814AD1">
              <w:t xml:space="preserve"> </w:t>
            </w:r>
            <w:proofErr w:type="spellStart"/>
            <w:r>
              <w:t>Pertambangan</w:t>
            </w:r>
            <w:proofErr w:type="spellEnd"/>
            <w:r>
              <w:t xml:space="preserve"> dan </w:t>
            </w:r>
            <w:proofErr w:type="spellStart"/>
            <w:r>
              <w:t>Lingkungan</w:t>
            </w:r>
            <w:proofErr w:type="spellEnd"/>
          </w:p>
        </w:tc>
        <w:tc>
          <w:tcPr>
            <w:tcW w:w="3316" w:type="dxa"/>
            <w:vAlign w:val="center"/>
          </w:tcPr>
          <w:p w14:paraId="46DD8417" w14:textId="46ABD6DF" w:rsidR="008E6817" w:rsidRPr="008E6817" w:rsidRDefault="008E6817" w:rsidP="008E6817">
            <w:pPr>
              <w:pStyle w:val="BodyText"/>
              <w:spacing w:line="276" w:lineRule="auto"/>
              <w:jc w:val="center"/>
              <w:rPr>
                <w:rPrChange w:id="177" w:author="Uji Hesti" w:date="2021-09-29T20:51:00Z">
                  <w:rPr/>
                </w:rPrChange>
              </w:rPr>
            </w:pPr>
            <w:proofErr w:type="spellStart"/>
            <w:ins w:id="178" w:author="Uji Hesti" w:date="2021-09-29T20:51:00Z">
              <w:r w:rsidRPr="008E6817">
                <w:rPr>
                  <w:rPrChange w:id="179" w:author="Uji Hesti" w:date="2021-09-29T20:51:00Z">
                    <w:rPr>
                      <w:highlight w:val="yellow"/>
                    </w:rPr>
                  </w:rPrChange>
                </w:rPr>
                <w:t>Sesuai</w:t>
              </w:r>
              <w:proofErr w:type="spellEnd"/>
              <w:r w:rsidRPr="008E6817">
                <w:rPr>
                  <w:rPrChange w:id="180" w:author="Uji Hesti" w:date="2021-09-29T20:51:00Z">
                    <w:rPr>
                      <w:highlight w:val="yellow"/>
                    </w:rPr>
                  </w:rPrChange>
                </w:rPr>
                <w:t xml:space="preserve"> masa</w:t>
              </w:r>
            </w:ins>
            <w:del w:id="181" w:author="Uji Hesti" w:date="2021-09-29T20:51:00Z">
              <w:r w:rsidRPr="008E6817" w:rsidDel="001B65C0">
                <w:rPr>
                  <w:rPrChange w:id="182" w:author="Uji Hesti" w:date="2021-09-29T20:51:00Z">
                    <w:rPr/>
                  </w:rPrChange>
                </w:rPr>
                <w:delText>3 Tahun Sekali / Sesuai masa</w:delText>
              </w:r>
            </w:del>
          </w:p>
        </w:tc>
      </w:tr>
      <w:tr w:rsidR="008E6817" w:rsidRPr="00814AD1" w14:paraId="248D260B" w14:textId="77777777" w:rsidTr="00170C87">
        <w:tc>
          <w:tcPr>
            <w:tcW w:w="521" w:type="dxa"/>
            <w:vAlign w:val="center"/>
          </w:tcPr>
          <w:p w14:paraId="0383888B" w14:textId="77777777" w:rsidR="008E6817" w:rsidRPr="00814AD1" w:rsidRDefault="008E6817" w:rsidP="008E6817">
            <w:pPr>
              <w:pStyle w:val="BodyText"/>
              <w:spacing w:line="276" w:lineRule="auto"/>
              <w:jc w:val="center"/>
              <w:rPr>
                <w:w w:val="105"/>
              </w:rPr>
            </w:pPr>
            <w:r w:rsidRPr="00814AD1">
              <w:rPr>
                <w:w w:val="105"/>
              </w:rPr>
              <w:t>5</w:t>
            </w:r>
          </w:p>
        </w:tc>
        <w:tc>
          <w:tcPr>
            <w:tcW w:w="4590" w:type="dxa"/>
            <w:vAlign w:val="center"/>
          </w:tcPr>
          <w:p w14:paraId="6819DD03" w14:textId="77777777" w:rsidR="008E6817" w:rsidRPr="00814AD1" w:rsidRDefault="008E6817" w:rsidP="008E6817">
            <w:pPr>
              <w:pStyle w:val="BodyText"/>
              <w:spacing w:line="276" w:lineRule="auto"/>
            </w:pPr>
            <w:proofErr w:type="spellStart"/>
            <w:r w:rsidRPr="00814AD1">
              <w:t>Pelatihan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Sertifikasi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Kompetensi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Keselamatan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Pertambangan</w:t>
            </w:r>
            <w:proofErr w:type="spellEnd"/>
            <w:r w:rsidRPr="00814AD1">
              <w:t xml:space="preserve"> d</w:t>
            </w:r>
            <w:r>
              <w:t xml:space="preserve">an </w:t>
            </w:r>
            <w:proofErr w:type="spellStart"/>
            <w:r>
              <w:t>Lingkungan</w:t>
            </w:r>
            <w:proofErr w:type="spellEnd"/>
          </w:p>
        </w:tc>
        <w:tc>
          <w:tcPr>
            <w:tcW w:w="3316" w:type="dxa"/>
            <w:vAlign w:val="center"/>
          </w:tcPr>
          <w:p w14:paraId="4340B5D9" w14:textId="576439AB" w:rsidR="008E6817" w:rsidRPr="008E6817" w:rsidRDefault="008E6817" w:rsidP="008E6817">
            <w:pPr>
              <w:pStyle w:val="BodyText"/>
              <w:spacing w:line="276" w:lineRule="auto"/>
              <w:jc w:val="center"/>
              <w:rPr>
                <w:rPrChange w:id="183" w:author="Uji Hesti" w:date="2021-09-29T20:51:00Z">
                  <w:rPr/>
                </w:rPrChange>
              </w:rPr>
            </w:pPr>
            <w:proofErr w:type="spellStart"/>
            <w:ins w:id="184" w:author="Uji Hesti" w:date="2021-09-29T20:51:00Z">
              <w:r w:rsidRPr="008E6817">
                <w:rPr>
                  <w:rPrChange w:id="185" w:author="Uji Hesti" w:date="2021-09-29T20:51:00Z">
                    <w:rPr/>
                  </w:rPrChange>
                </w:rPr>
                <w:t>Sesuai</w:t>
              </w:r>
              <w:proofErr w:type="spellEnd"/>
              <w:r w:rsidRPr="008E6817">
                <w:rPr>
                  <w:rPrChange w:id="186" w:author="Uji Hesti" w:date="2021-09-29T20:51:00Z">
                    <w:rPr/>
                  </w:rPrChange>
                </w:rPr>
                <w:t xml:space="preserve"> </w:t>
              </w:r>
              <w:proofErr w:type="spellStart"/>
              <w:r w:rsidRPr="008E6817">
                <w:rPr>
                  <w:rPrChange w:id="187" w:author="Uji Hesti" w:date="2021-09-29T20:51:00Z">
                    <w:rPr/>
                  </w:rPrChange>
                </w:rPr>
                <w:t>dengan</w:t>
              </w:r>
              <w:proofErr w:type="spellEnd"/>
              <w:r w:rsidRPr="008E6817">
                <w:rPr>
                  <w:rPrChange w:id="188" w:author="Uji Hesti" w:date="2021-09-29T20:51:00Z">
                    <w:rPr/>
                  </w:rPrChange>
                </w:rPr>
                <w:t xml:space="preserve"> </w:t>
              </w:r>
              <w:proofErr w:type="spellStart"/>
              <w:r w:rsidRPr="008E6817">
                <w:rPr>
                  <w:rPrChange w:id="189" w:author="Uji Hesti" w:date="2021-09-29T20:51:00Z">
                    <w:rPr/>
                  </w:rPrChange>
                </w:rPr>
                <w:t>Sertifikat</w:t>
              </w:r>
              <w:proofErr w:type="spellEnd"/>
              <w:r w:rsidRPr="008E6817">
                <w:rPr>
                  <w:rPrChange w:id="190" w:author="Uji Hesti" w:date="2021-09-29T20:51:00Z">
                    <w:rPr/>
                  </w:rPrChange>
                </w:rPr>
                <w:t xml:space="preserve"> </w:t>
              </w:r>
              <w:proofErr w:type="spellStart"/>
              <w:r w:rsidRPr="008E6817">
                <w:rPr>
                  <w:rPrChange w:id="191" w:author="Uji Hesti" w:date="2021-09-29T20:51:00Z">
                    <w:rPr/>
                  </w:rPrChange>
                </w:rPr>
                <w:t>Kelulusan</w:t>
              </w:r>
              <w:proofErr w:type="spellEnd"/>
              <w:r w:rsidRPr="008E6817">
                <w:rPr>
                  <w:rPrChange w:id="192" w:author="Uji Hesti" w:date="2021-09-29T20:51:00Z">
                    <w:rPr/>
                  </w:rPrChange>
                </w:rPr>
                <w:t xml:space="preserve">/ </w:t>
              </w:r>
              <w:proofErr w:type="spellStart"/>
              <w:r w:rsidRPr="008E6817">
                <w:rPr>
                  <w:rPrChange w:id="193" w:author="Uji Hesti" w:date="2021-09-29T20:51:00Z">
                    <w:rPr/>
                  </w:rPrChange>
                </w:rPr>
                <w:t>Penunjukan</w:t>
              </w:r>
            </w:ins>
            <w:proofErr w:type="spellEnd"/>
            <w:del w:id="194" w:author="Uji Hesti" w:date="2021-09-29T20:51:00Z">
              <w:r w:rsidRPr="008E6817" w:rsidDel="001B65C0">
                <w:rPr>
                  <w:rPrChange w:id="195" w:author="Uji Hesti" w:date="2021-09-29T20:51:00Z">
                    <w:rPr/>
                  </w:rPrChange>
                </w:rPr>
                <w:delText>Sesuai dengan Sertifikat Kelulusan/ Penunjukan</w:delText>
              </w:r>
            </w:del>
          </w:p>
        </w:tc>
      </w:tr>
    </w:tbl>
    <w:p w14:paraId="55F9302A" w14:textId="77777777" w:rsidR="00640C20" w:rsidRPr="00814AD1" w:rsidRDefault="000B525C" w:rsidP="000B5F93">
      <w:pPr>
        <w:pStyle w:val="Heading1"/>
        <w:numPr>
          <w:ilvl w:val="0"/>
          <w:numId w:val="1"/>
        </w:numPr>
        <w:tabs>
          <w:tab w:val="left" w:pos="720"/>
        </w:tabs>
        <w:spacing w:line="276" w:lineRule="auto"/>
        <w:ind w:left="734" w:hanging="547"/>
        <w:rPr>
          <w:w w:val="105"/>
          <w:sz w:val="22"/>
          <w:szCs w:val="20"/>
        </w:rPr>
      </w:pPr>
      <w:proofErr w:type="spellStart"/>
      <w:r>
        <w:rPr>
          <w:w w:val="105"/>
          <w:sz w:val="22"/>
          <w:szCs w:val="20"/>
        </w:rPr>
        <w:t>Kesadaran</w:t>
      </w:r>
      <w:proofErr w:type="spellEnd"/>
      <w:r>
        <w:rPr>
          <w:w w:val="105"/>
          <w:sz w:val="22"/>
          <w:szCs w:val="20"/>
        </w:rPr>
        <w:t xml:space="preserve"> </w:t>
      </w:r>
      <w:proofErr w:type="spellStart"/>
      <w:r>
        <w:rPr>
          <w:w w:val="105"/>
          <w:sz w:val="22"/>
          <w:szCs w:val="20"/>
        </w:rPr>
        <w:t>Aspek</w:t>
      </w:r>
      <w:proofErr w:type="spellEnd"/>
      <w:r>
        <w:rPr>
          <w:w w:val="105"/>
          <w:sz w:val="22"/>
          <w:szCs w:val="20"/>
        </w:rPr>
        <w:t xml:space="preserve"> KPL</w:t>
      </w:r>
      <w:r w:rsidR="000878B1">
        <w:rPr>
          <w:w w:val="105"/>
          <w:sz w:val="22"/>
          <w:szCs w:val="20"/>
        </w:rPr>
        <w:t xml:space="preserve"> </w:t>
      </w:r>
      <w:proofErr w:type="spellStart"/>
      <w:r w:rsidR="000878B1">
        <w:rPr>
          <w:w w:val="105"/>
          <w:sz w:val="22"/>
          <w:szCs w:val="20"/>
        </w:rPr>
        <w:t>serta</w:t>
      </w:r>
      <w:proofErr w:type="spellEnd"/>
      <w:r w:rsidR="000878B1">
        <w:rPr>
          <w:w w:val="105"/>
          <w:sz w:val="22"/>
          <w:szCs w:val="20"/>
        </w:rPr>
        <w:t xml:space="preserve"> </w:t>
      </w:r>
      <w:proofErr w:type="spellStart"/>
      <w:r w:rsidR="000878B1">
        <w:rPr>
          <w:w w:val="105"/>
          <w:sz w:val="22"/>
          <w:szCs w:val="20"/>
        </w:rPr>
        <w:t>Komunikasi</w:t>
      </w:r>
      <w:proofErr w:type="spellEnd"/>
    </w:p>
    <w:p w14:paraId="53B98FA0" w14:textId="77777777" w:rsidR="009A3A4E" w:rsidRPr="00814AD1" w:rsidRDefault="009A3A4E" w:rsidP="000B5F93">
      <w:pPr>
        <w:pStyle w:val="BodyText"/>
        <w:spacing w:after="120" w:line="276" w:lineRule="auto"/>
        <w:ind w:left="720"/>
        <w:jc w:val="both"/>
      </w:pPr>
      <w:r w:rsidRPr="00814AD1">
        <w:t xml:space="preserve">Perusahaan </w:t>
      </w:r>
      <w:proofErr w:type="spellStart"/>
      <w:r w:rsidRPr="00814AD1">
        <w:t>melakukan</w:t>
      </w:r>
      <w:proofErr w:type="spellEnd"/>
      <w:r w:rsidRPr="00814AD1">
        <w:t xml:space="preserve"> proses </w:t>
      </w:r>
      <w:proofErr w:type="spellStart"/>
      <w:r w:rsidRPr="00814AD1">
        <w:t>komunikasi</w:t>
      </w:r>
      <w:proofErr w:type="spellEnd"/>
      <w:r w:rsidRPr="00814AD1">
        <w:t xml:space="preserve"> dan </w:t>
      </w:r>
      <w:proofErr w:type="spellStart"/>
      <w:r w:rsidRPr="00814AD1">
        <w:t>kesadaran</w:t>
      </w:r>
      <w:proofErr w:type="spellEnd"/>
      <w:r w:rsidRPr="00814AD1">
        <w:t xml:space="preserve"> </w:t>
      </w:r>
      <w:proofErr w:type="spellStart"/>
      <w:r w:rsidRPr="00814AD1">
        <w:t>aspek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, </w:t>
      </w:r>
      <w:proofErr w:type="spellStart"/>
      <w:r w:rsidRPr="00814AD1">
        <w:t>kesehatan</w:t>
      </w:r>
      <w:proofErr w:type="spellEnd"/>
      <w:r w:rsidRPr="00814AD1">
        <w:t xml:space="preserve">, dan </w:t>
      </w:r>
      <w:proofErr w:type="spellStart"/>
      <w:r w:rsidRPr="00814AD1">
        <w:t>lingkungan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 </w:t>
      </w:r>
      <w:proofErr w:type="spellStart"/>
      <w:r w:rsidRPr="00814AD1">
        <w:t>untuk</w:t>
      </w:r>
      <w:proofErr w:type="spellEnd"/>
      <w:r w:rsidRPr="00814AD1">
        <w:t xml:space="preserve"> </w:t>
      </w:r>
      <w:proofErr w:type="spellStart"/>
      <w:r w:rsidRPr="00814AD1">
        <w:t>membentuk</w:t>
      </w:r>
      <w:proofErr w:type="spellEnd"/>
      <w:r w:rsidRPr="00814AD1">
        <w:t xml:space="preserve"> </w:t>
      </w:r>
      <w:proofErr w:type="spellStart"/>
      <w:r w:rsidRPr="00814AD1">
        <w:t>budaya</w:t>
      </w:r>
      <w:proofErr w:type="spellEnd"/>
      <w:r w:rsidRPr="00814AD1">
        <w:t xml:space="preserve"> </w:t>
      </w:r>
      <w:proofErr w:type="spellStart"/>
      <w:r w:rsidRPr="00814AD1">
        <w:t>selamat</w:t>
      </w:r>
      <w:proofErr w:type="spellEnd"/>
      <w:r w:rsidRPr="00814AD1">
        <w:t xml:space="preserve"> di </w:t>
      </w:r>
      <w:proofErr w:type="spellStart"/>
      <w:r w:rsidRPr="00814AD1">
        <w:t>setiap</w:t>
      </w:r>
      <w:proofErr w:type="spellEnd"/>
      <w:r w:rsidRPr="00814AD1">
        <w:t xml:space="preserve"> level </w:t>
      </w:r>
      <w:proofErr w:type="spellStart"/>
      <w:r w:rsidRPr="00814AD1">
        <w:t>karyawan</w:t>
      </w:r>
      <w:proofErr w:type="spellEnd"/>
      <w:r w:rsidRPr="00814AD1">
        <w:t xml:space="preserve">. </w:t>
      </w:r>
      <w:r w:rsidR="00297022">
        <w:t xml:space="preserve"> </w:t>
      </w:r>
      <w:proofErr w:type="spellStart"/>
      <w:r w:rsidRPr="00814AD1">
        <w:t>Pelaksanaan</w:t>
      </w:r>
      <w:proofErr w:type="spellEnd"/>
      <w:r w:rsidR="00CC03E4" w:rsidRPr="00814AD1">
        <w:t xml:space="preserve"> </w:t>
      </w:r>
      <w:proofErr w:type="spellStart"/>
      <w:r w:rsidR="00CC03E4" w:rsidRPr="00814AD1">
        <w:t>untuk</w:t>
      </w:r>
      <w:proofErr w:type="spellEnd"/>
      <w:r w:rsidR="00CC03E4" w:rsidRPr="00814AD1">
        <w:t xml:space="preserve"> </w:t>
      </w:r>
      <w:proofErr w:type="spellStart"/>
      <w:r w:rsidR="00CC03E4" w:rsidRPr="00814AD1">
        <w:t>membangun</w:t>
      </w:r>
      <w:proofErr w:type="spellEnd"/>
      <w:r w:rsidR="00CC03E4" w:rsidRPr="00814AD1">
        <w:t xml:space="preserve"> </w:t>
      </w:r>
      <w:r w:rsidR="00CC03E4" w:rsidRPr="00C43F1F">
        <w:rPr>
          <w:i/>
        </w:rPr>
        <w:t>awareness</w:t>
      </w:r>
      <w:r w:rsidRPr="00814AD1">
        <w:t xml:space="preserve"> </w:t>
      </w:r>
      <w:proofErr w:type="spellStart"/>
      <w:r w:rsidRPr="00814AD1">
        <w:t>dilakukan</w:t>
      </w:r>
      <w:proofErr w:type="spellEnd"/>
      <w:r w:rsidRPr="00814AD1">
        <w:t xml:space="preserve"> </w:t>
      </w:r>
      <w:proofErr w:type="spellStart"/>
      <w:r w:rsidRPr="00814AD1">
        <w:t>melalui</w:t>
      </w:r>
      <w:proofErr w:type="spellEnd"/>
      <w:r w:rsidRPr="00814AD1">
        <w:t xml:space="preserve"> proses</w:t>
      </w:r>
      <w:r w:rsidR="00C43F1F">
        <w:t xml:space="preserve"> </w:t>
      </w:r>
      <w:proofErr w:type="spellStart"/>
      <w:r w:rsidR="00C43F1F">
        <w:t>sebagai</w:t>
      </w:r>
      <w:proofErr w:type="spellEnd"/>
      <w:r w:rsidR="00C43F1F">
        <w:t xml:space="preserve"> </w:t>
      </w:r>
      <w:proofErr w:type="spellStart"/>
      <w:r w:rsidR="00C43F1F">
        <w:t>berikut</w:t>
      </w:r>
      <w:proofErr w:type="spellEnd"/>
      <w:r w:rsidRPr="00814AD1">
        <w:t xml:space="preserve">: </w:t>
      </w:r>
    </w:p>
    <w:p w14:paraId="10C7DB33" w14:textId="77777777" w:rsidR="000509AB" w:rsidRPr="009C49E4" w:rsidRDefault="00907BFB" w:rsidP="000B5F93">
      <w:pPr>
        <w:pStyle w:val="BodyText"/>
        <w:numPr>
          <w:ilvl w:val="0"/>
          <w:numId w:val="29"/>
        </w:numPr>
        <w:spacing w:after="120" w:line="276" w:lineRule="auto"/>
        <w:jc w:val="both"/>
        <w:rPr>
          <w:b/>
        </w:rPr>
      </w:pPr>
      <w:proofErr w:type="spellStart"/>
      <w:r w:rsidRPr="009C49E4">
        <w:rPr>
          <w:b/>
        </w:rPr>
        <w:t>Edukasi</w:t>
      </w:r>
      <w:proofErr w:type="spellEnd"/>
      <w:r w:rsidRPr="009C49E4">
        <w:rPr>
          <w:b/>
        </w:rPr>
        <w:t xml:space="preserve"> </w:t>
      </w:r>
      <w:proofErr w:type="spellStart"/>
      <w:r w:rsidRPr="009C49E4">
        <w:rPr>
          <w:b/>
        </w:rPr>
        <w:t>Karyawan</w:t>
      </w:r>
      <w:proofErr w:type="spellEnd"/>
    </w:p>
    <w:p w14:paraId="5E30E07C" w14:textId="77777777" w:rsidR="00D00EDA" w:rsidRPr="009C49E4" w:rsidRDefault="00C43F1F" w:rsidP="000B5F93">
      <w:pPr>
        <w:pStyle w:val="BodyText"/>
        <w:spacing w:after="120" w:line="276" w:lineRule="auto"/>
        <w:ind w:left="1080"/>
        <w:jc w:val="both"/>
      </w:pPr>
      <w:r>
        <w:t xml:space="preserve">Proses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</w:t>
      </w:r>
      <w:r w:rsidR="00907BFB" w:rsidRPr="009C49E4">
        <w:t>ntuk</w:t>
      </w:r>
      <w:proofErr w:type="spellEnd"/>
      <w:r w:rsidR="00907BFB" w:rsidRPr="009C49E4">
        <w:t xml:space="preserve"> </w:t>
      </w:r>
      <w:proofErr w:type="spellStart"/>
      <w:r w:rsidR="00907BFB" w:rsidRPr="009C49E4">
        <w:t>memberikan</w:t>
      </w:r>
      <w:proofErr w:type="spellEnd"/>
      <w:r w:rsidR="00907BFB" w:rsidRPr="009C49E4">
        <w:t xml:space="preserve"> </w:t>
      </w:r>
      <w:proofErr w:type="spellStart"/>
      <w:r w:rsidR="00907BFB" w:rsidRPr="009C49E4">
        <w:t>pemahaman</w:t>
      </w:r>
      <w:proofErr w:type="spellEnd"/>
      <w:r w:rsidR="00907BFB" w:rsidRPr="009C49E4">
        <w:t xml:space="preserve"> </w:t>
      </w:r>
      <w:proofErr w:type="spellStart"/>
      <w:r w:rsidR="00907BFB" w:rsidRPr="009C49E4">
        <w:t>kesadaran</w:t>
      </w:r>
      <w:proofErr w:type="spellEnd"/>
      <w:r w:rsidR="00907BFB" w:rsidRPr="009C49E4">
        <w:t xml:space="preserve"> </w:t>
      </w:r>
      <w:proofErr w:type="spellStart"/>
      <w:r w:rsidR="00907BFB" w:rsidRPr="009C49E4">
        <w:t>kepada</w:t>
      </w:r>
      <w:proofErr w:type="spellEnd"/>
      <w:r w:rsidR="00907BFB" w:rsidRPr="009C49E4">
        <w:t xml:space="preserve"> </w:t>
      </w:r>
      <w:proofErr w:type="spellStart"/>
      <w:r w:rsidR="00907BFB" w:rsidRPr="009C49E4">
        <w:t>karyawan</w:t>
      </w:r>
      <w:proofErr w:type="spellEnd"/>
      <w:r w:rsidR="00907BFB" w:rsidRPr="009C49E4">
        <w:t xml:space="preserve"> </w:t>
      </w:r>
      <w:proofErr w:type="spellStart"/>
      <w:r w:rsidR="00907BFB" w:rsidRPr="009C49E4">
        <w:t>dalam</w:t>
      </w:r>
      <w:proofErr w:type="spellEnd"/>
      <w:r w:rsidR="00907BFB" w:rsidRPr="009C49E4">
        <w:t xml:space="preserve"> </w:t>
      </w:r>
      <w:proofErr w:type="spellStart"/>
      <w:r w:rsidR="00907BFB" w:rsidRPr="009C49E4">
        <w:t>bekerja</w:t>
      </w:r>
      <w:proofErr w:type="spellEnd"/>
      <w:r w:rsidR="00907BFB" w:rsidRPr="009C49E4">
        <w:t xml:space="preserve"> </w:t>
      </w:r>
      <w:proofErr w:type="spellStart"/>
      <w:r w:rsidR="00907BFB" w:rsidRPr="009C49E4">
        <w:t>dengan</w:t>
      </w:r>
      <w:proofErr w:type="spellEnd"/>
      <w:r w:rsidR="00907BFB" w:rsidRPr="009C49E4">
        <w:t xml:space="preserve"> </w:t>
      </w:r>
      <w:proofErr w:type="spellStart"/>
      <w:r w:rsidR="00907BFB" w:rsidRPr="009C49E4">
        <w:t>aman</w:t>
      </w:r>
      <w:proofErr w:type="spellEnd"/>
      <w:r w:rsidR="00907BFB" w:rsidRPr="009C49E4">
        <w:t xml:space="preserve"> dan </w:t>
      </w:r>
      <w:proofErr w:type="spellStart"/>
      <w:r w:rsidR="00907BFB" w:rsidRPr="009C49E4">
        <w:t>produktif</w:t>
      </w:r>
      <w:proofErr w:type="spellEnd"/>
      <w:r w:rsidR="00907BFB" w:rsidRPr="009C49E4">
        <w:t xml:space="preserve">, </w:t>
      </w:r>
      <w:proofErr w:type="spellStart"/>
      <w:r w:rsidR="00BC5A8B" w:rsidRPr="009C49E4">
        <w:t>menjaga</w:t>
      </w:r>
      <w:proofErr w:type="spellEnd"/>
      <w:r w:rsidR="00BC5A8B" w:rsidRPr="009C49E4">
        <w:t xml:space="preserve"> </w:t>
      </w:r>
      <w:proofErr w:type="spellStart"/>
      <w:r w:rsidR="00BC5A8B" w:rsidRPr="009C49E4">
        <w:t>kebugaran</w:t>
      </w:r>
      <w:proofErr w:type="spellEnd"/>
      <w:r w:rsidR="00BC5A8B" w:rsidRPr="009C49E4">
        <w:t xml:space="preserve"> </w:t>
      </w:r>
      <w:proofErr w:type="spellStart"/>
      <w:r>
        <w:t>serta</w:t>
      </w:r>
      <w:proofErr w:type="spellEnd"/>
      <w:r w:rsidR="00BC5A8B" w:rsidRPr="009C49E4">
        <w:t xml:space="preserve"> </w:t>
      </w:r>
      <w:proofErr w:type="spellStart"/>
      <w:r w:rsidR="00907BFB" w:rsidRPr="009C49E4">
        <w:t>pola</w:t>
      </w:r>
      <w:proofErr w:type="spellEnd"/>
      <w:r w:rsidR="00907BFB" w:rsidRPr="009C49E4">
        <w:t xml:space="preserve"> </w:t>
      </w:r>
      <w:proofErr w:type="spellStart"/>
      <w:r w:rsidR="00907BFB" w:rsidRPr="009C49E4">
        <w:t>hidup</w:t>
      </w:r>
      <w:proofErr w:type="spellEnd"/>
      <w:r w:rsidR="00907BFB" w:rsidRPr="009C49E4">
        <w:t xml:space="preserve"> </w:t>
      </w:r>
      <w:proofErr w:type="spellStart"/>
      <w:r w:rsidR="00907BFB" w:rsidRPr="009C49E4">
        <w:t>bersih</w:t>
      </w:r>
      <w:proofErr w:type="spellEnd"/>
      <w:r w:rsidR="00907BFB" w:rsidRPr="009C49E4">
        <w:t xml:space="preserve"> dan </w:t>
      </w:r>
      <w:proofErr w:type="spellStart"/>
      <w:r w:rsidR="00907BFB" w:rsidRPr="009C49E4">
        <w:t>sehat</w:t>
      </w:r>
      <w:proofErr w:type="spellEnd"/>
      <w:r w:rsidR="00401345" w:rsidRPr="009C49E4">
        <w:t>.</w:t>
      </w:r>
    </w:p>
    <w:p w14:paraId="1420CE4A" w14:textId="77777777" w:rsidR="000509AB" w:rsidRPr="00814AD1" w:rsidRDefault="00907BFB" w:rsidP="000B5F93">
      <w:pPr>
        <w:pStyle w:val="BodyText"/>
        <w:numPr>
          <w:ilvl w:val="0"/>
          <w:numId w:val="29"/>
        </w:numPr>
        <w:spacing w:after="120" w:line="276" w:lineRule="auto"/>
        <w:jc w:val="both"/>
        <w:rPr>
          <w:b/>
        </w:rPr>
      </w:pPr>
      <w:r w:rsidRPr="00814AD1">
        <w:rPr>
          <w:b/>
        </w:rPr>
        <w:t xml:space="preserve">Custodian </w:t>
      </w:r>
      <w:proofErr w:type="spellStart"/>
      <w:r w:rsidRPr="00814AD1">
        <w:rPr>
          <w:b/>
        </w:rPr>
        <w:t>karyawan</w:t>
      </w:r>
      <w:proofErr w:type="spellEnd"/>
      <w:r w:rsidRPr="00814AD1">
        <w:rPr>
          <w:b/>
        </w:rPr>
        <w:t xml:space="preserve"> &amp; </w:t>
      </w:r>
      <w:proofErr w:type="spellStart"/>
      <w:r w:rsidRPr="00814AD1">
        <w:rPr>
          <w:b/>
        </w:rPr>
        <w:t>pengawas</w:t>
      </w:r>
      <w:proofErr w:type="spellEnd"/>
      <w:r w:rsidRPr="00814AD1">
        <w:rPr>
          <w:b/>
        </w:rPr>
        <w:t xml:space="preserve"> </w:t>
      </w:r>
      <w:proofErr w:type="spellStart"/>
      <w:r w:rsidRPr="00814AD1">
        <w:rPr>
          <w:b/>
        </w:rPr>
        <w:t>baru</w:t>
      </w:r>
      <w:proofErr w:type="spellEnd"/>
      <w:r w:rsidR="00B01E4F" w:rsidRPr="00814AD1">
        <w:rPr>
          <w:b/>
        </w:rPr>
        <w:t xml:space="preserve"> </w:t>
      </w:r>
      <w:del w:id="196" w:author="Uji Hesti" w:date="2021-09-29T20:51:00Z">
        <w:r w:rsidR="00B01E4F" w:rsidRPr="00814AD1" w:rsidDel="008E6817">
          <w:rPr>
            <w:b/>
          </w:rPr>
          <w:delText>(2 tahun)</w:delText>
        </w:r>
      </w:del>
    </w:p>
    <w:p w14:paraId="4996AD2C" w14:textId="77777777" w:rsidR="00907BFB" w:rsidRPr="00814AD1" w:rsidRDefault="00C43F1F" w:rsidP="000B5F93">
      <w:pPr>
        <w:pStyle w:val="BodyText"/>
        <w:spacing w:after="120" w:line="276" w:lineRule="auto"/>
        <w:ind w:left="1080"/>
        <w:jc w:val="both"/>
      </w:pPr>
      <w:r>
        <w:t xml:space="preserve">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</w:t>
      </w:r>
      <w:r w:rsidR="00907BFB" w:rsidRPr="00814AD1">
        <w:t>ntuk</w:t>
      </w:r>
      <w:proofErr w:type="spellEnd"/>
      <w:r w:rsidR="00907BFB" w:rsidRPr="00814AD1">
        <w:t xml:space="preserve"> </w:t>
      </w:r>
      <w:proofErr w:type="spellStart"/>
      <w:r w:rsidR="00907BFB" w:rsidRPr="00814AD1">
        <w:t>membentuk</w:t>
      </w:r>
      <w:proofErr w:type="spellEnd"/>
      <w:r w:rsidR="00907BFB" w:rsidRPr="00814AD1">
        <w:t xml:space="preserve"> </w:t>
      </w:r>
      <w:proofErr w:type="spellStart"/>
      <w:r w:rsidR="00907BFB" w:rsidRPr="00814AD1">
        <w:t>karyawan</w:t>
      </w:r>
      <w:proofErr w:type="spellEnd"/>
      <w:r w:rsidR="00907BFB" w:rsidRPr="00814AD1">
        <w:t xml:space="preserve"> dan </w:t>
      </w:r>
      <w:proofErr w:type="spellStart"/>
      <w:r w:rsidR="00907BFB" w:rsidRPr="00814AD1">
        <w:t>pengawas</w:t>
      </w:r>
      <w:proofErr w:type="spellEnd"/>
      <w:r w:rsidR="00907BFB" w:rsidRPr="00814AD1">
        <w:t xml:space="preserve"> yang </w:t>
      </w:r>
      <w:proofErr w:type="spellStart"/>
      <w:r w:rsidR="00907BFB" w:rsidRPr="00814AD1">
        <w:t>mampu</w:t>
      </w:r>
      <w:proofErr w:type="spellEnd"/>
      <w:r w:rsidR="00907BFB" w:rsidRPr="00814AD1">
        <w:t xml:space="preserve"> </w:t>
      </w:r>
      <w:proofErr w:type="spellStart"/>
      <w:r w:rsidR="00907BFB" w:rsidRPr="00814AD1">
        <w:t>menjalankan</w:t>
      </w:r>
      <w:proofErr w:type="spellEnd"/>
      <w:r w:rsidR="00907BFB" w:rsidRPr="00814AD1">
        <w:t xml:space="preserve"> </w:t>
      </w:r>
      <w:proofErr w:type="spellStart"/>
      <w:r w:rsidR="00907BFB" w:rsidRPr="00814AD1">
        <w:t>tugas</w:t>
      </w:r>
      <w:proofErr w:type="spellEnd"/>
      <w:r w:rsidR="00907BFB" w:rsidRPr="00814AD1">
        <w:t xml:space="preserve"> </w:t>
      </w:r>
      <w:r w:rsidR="00401345" w:rsidRPr="00814AD1">
        <w:t xml:space="preserve">dan </w:t>
      </w:r>
      <w:proofErr w:type="spellStart"/>
      <w:r w:rsidR="00401345" w:rsidRPr="00814AD1">
        <w:t>kewenanganny</w:t>
      </w:r>
      <w:r>
        <w:t>a</w:t>
      </w:r>
      <w:proofErr w:type="spellEnd"/>
      <w:r w:rsidR="00401345" w:rsidRPr="00814AD1">
        <w:t>.</w:t>
      </w:r>
    </w:p>
    <w:p w14:paraId="347E44FB" w14:textId="77777777" w:rsidR="00CC03E4" w:rsidRPr="00814AD1" w:rsidRDefault="00CC03E4" w:rsidP="000B5F93">
      <w:pPr>
        <w:pStyle w:val="BodyText"/>
        <w:numPr>
          <w:ilvl w:val="0"/>
          <w:numId w:val="29"/>
        </w:numPr>
        <w:spacing w:after="120" w:line="276" w:lineRule="auto"/>
        <w:jc w:val="both"/>
        <w:rPr>
          <w:b/>
        </w:rPr>
      </w:pPr>
      <w:proofErr w:type="spellStart"/>
      <w:r w:rsidRPr="00814AD1">
        <w:rPr>
          <w:b/>
        </w:rPr>
        <w:t>Induksi</w:t>
      </w:r>
      <w:proofErr w:type="spellEnd"/>
      <w:r w:rsidRPr="00814AD1">
        <w:rPr>
          <w:b/>
        </w:rPr>
        <w:t xml:space="preserve"> </w:t>
      </w:r>
      <w:proofErr w:type="spellStart"/>
      <w:r w:rsidRPr="00814AD1">
        <w:rPr>
          <w:b/>
        </w:rPr>
        <w:t>Keselamatan</w:t>
      </w:r>
      <w:proofErr w:type="spellEnd"/>
      <w:r w:rsidRPr="00814AD1">
        <w:rPr>
          <w:b/>
        </w:rPr>
        <w:t xml:space="preserve">, Kesehatan, dan </w:t>
      </w:r>
      <w:proofErr w:type="spellStart"/>
      <w:r w:rsidRPr="00814AD1">
        <w:rPr>
          <w:b/>
        </w:rPr>
        <w:t>Lingkungan</w:t>
      </w:r>
      <w:proofErr w:type="spellEnd"/>
    </w:p>
    <w:p w14:paraId="6B291C69" w14:textId="77777777" w:rsidR="00CC03E4" w:rsidRPr="00814AD1" w:rsidRDefault="00CC03E4" w:rsidP="000B5F93">
      <w:pPr>
        <w:pStyle w:val="BodyText"/>
        <w:spacing w:after="120" w:line="276" w:lineRule="auto"/>
        <w:ind w:left="1080"/>
        <w:jc w:val="both"/>
      </w:pPr>
      <w:proofErr w:type="spellStart"/>
      <w:r w:rsidRPr="00814AD1">
        <w:t>Kegiatan</w:t>
      </w:r>
      <w:proofErr w:type="spellEnd"/>
      <w:r w:rsidRPr="00814AD1">
        <w:t xml:space="preserve"> </w:t>
      </w:r>
      <w:proofErr w:type="spellStart"/>
      <w:r w:rsidRPr="00814AD1">
        <w:t>ini</w:t>
      </w:r>
      <w:proofErr w:type="spellEnd"/>
      <w:r w:rsidRPr="00814AD1">
        <w:t xml:space="preserve"> </w:t>
      </w:r>
      <w:proofErr w:type="spellStart"/>
      <w:r w:rsidR="00C43F1F">
        <w:t>bertujuan</w:t>
      </w:r>
      <w:proofErr w:type="spellEnd"/>
      <w:r w:rsidR="00C43F1F">
        <w:t xml:space="preserve"> </w:t>
      </w:r>
      <w:proofErr w:type="spellStart"/>
      <w:r w:rsidRPr="00814AD1">
        <w:t>untuk</w:t>
      </w:r>
      <w:proofErr w:type="spellEnd"/>
      <w:r w:rsidRPr="00814AD1">
        <w:t xml:space="preserve"> </w:t>
      </w:r>
      <w:proofErr w:type="spellStart"/>
      <w:r w:rsidRPr="00814AD1">
        <w:t>memastikan</w:t>
      </w:r>
      <w:proofErr w:type="spellEnd"/>
      <w:r w:rsidRPr="00814AD1">
        <w:t xml:space="preserve"> </w:t>
      </w:r>
      <w:proofErr w:type="spellStart"/>
      <w:r w:rsidRPr="00814AD1">
        <w:t>setiap</w:t>
      </w:r>
      <w:proofErr w:type="spellEnd"/>
      <w:r w:rsidRPr="00814AD1">
        <w:t xml:space="preserve"> </w:t>
      </w:r>
      <w:proofErr w:type="spellStart"/>
      <w:r w:rsidRPr="00814AD1">
        <w:t>karyawan</w:t>
      </w:r>
      <w:proofErr w:type="spellEnd"/>
      <w:r w:rsidRPr="00814AD1">
        <w:t xml:space="preserve"> </w:t>
      </w:r>
      <w:proofErr w:type="spellStart"/>
      <w:r w:rsidRPr="00814AD1">
        <w:t>telah</w:t>
      </w:r>
      <w:proofErr w:type="spellEnd"/>
      <w:r w:rsidRPr="00814AD1">
        <w:t xml:space="preserve"> </w:t>
      </w:r>
      <w:proofErr w:type="spellStart"/>
      <w:r w:rsidRPr="00814AD1">
        <w:t>dibekali</w:t>
      </w:r>
      <w:proofErr w:type="spellEnd"/>
      <w:r w:rsidRPr="00814AD1">
        <w:t xml:space="preserve"> </w:t>
      </w:r>
      <w:proofErr w:type="spellStart"/>
      <w:r w:rsidRPr="00814AD1">
        <w:t>pemahaman</w:t>
      </w:r>
      <w:proofErr w:type="spellEnd"/>
      <w:r w:rsidRPr="00814AD1">
        <w:t xml:space="preserve"> </w:t>
      </w:r>
      <w:proofErr w:type="spellStart"/>
      <w:r w:rsidRPr="00814AD1">
        <w:t>mengenai</w:t>
      </w:r>
      <w:proofErr w:type="spellEnd"/>
      <w:r w:rsidRPr="00814AD1">
        <w:t xml:space="preserve"> </w:t>
      </w:r>
      <w:proofErr w:type="spellStart"/>
      <w:r w:rsidRPr="00814AD1">
        <w:t>pekerjaan</w:t>
      </w:r>
      <w:proofErr w:type="spellEnd"/>
      <w:r w:rsidRPr="00814AD1">
        <w:t xml:space="preserve"> yang </w:t>
      </w:r>
      <w:proofErr w:type="spellStart"/>
      <w:r w:rsidRPr="00814AD1">
        <w:t>dijalankannya</w:t>
      </w:r>
      <w:proofErr w:type="spellEnd"/>
      <w:r w:rsidRPr="00814AD1">
        <w:t xml:space="preserve">, </w:t>
      </w:r>
      <w:proofErr w:type="spellStart"/>
      <w:r w:rsidRPr="00814AD1">
        <w:t>potensi</w:t>
      </w:r>
      <w:proofErr w:type="spellEnd"/>
      <w:r w:rsidRPr="00814AD1">
        <w:t xml:space="preserve"> </w:t>
      </w:r>
      <w:proofErr w:type="spellStart"/>
      <w:r w:rsidRPr="00814AD1">
        <w:t>bahaya</w:t>
      </w:r>
      <w:proofErr w:type="spellEnd"/>
      <w:r w:rsidRPr="00814AD1">
        <w:t xml:space="preserve"> yang </w:t>
      </w:r>
      <w:proofErr w:type="spellStart"/>
      <w:r w:rsidRPr="00814AD1">
        <w:t>muncul</w:t>
      </w:r>
      <w:proofErr w:type="spellEnd"/>
      <w:r w:rsidRPr="00814AD1">
        <w:t xml:space="preserve"> di area </w:t>
      </w:r>
      <w:proofErr w:type="spellStart"/>
      <w:r w:rsidRPr="00814AD1">
        <w:t>kerjanya</w:t>
      </w:r>
      <w:proofErr w:type="spellEnd"/>
      <w:r w:rsidRPr="00814AD1">
        <w:t xml:space="preserve">, proses </w:t>
      </w:r>
      <w:proofErr w:type="spellStart"/>
      <w:r w:rsidRPr="00814AD1">
        <w:t>pengendalian</w:t>
      </w:r>
      <w:proofErr w:type="spellEnd"/>
      <w:r w:rsidRPr="00814AD1">
        <w:t xml:space="preserve"> </w:t>
      </w:r>
      <w:proofErr w:type="spellStart"/>
      <w:r w:rsidRPr="00814AD1">
        <w:t>risiko</w:t>
      </w:r>
      <w:proofErr w:type="spellEnd"/>
      <w:r w:rsidRPr="00814AD1">
        <w:t xml:space="preserve"> yang </w:t>
      </w:r>
      <w:proofErr w:type="spellStart"/>
      <w:r w:rsidRPr="00814AD1">
        <w:t>wajib</w:t>
      </w:r>
      <w:proofErr w:type="spellEnd"/>
      <w:r w:rsidRPr="00814AD1">
        <w:t xml:space="preserve"> </w:t>
      </w:r>
      <w:proofErr w:type="spellStart"/>
      <w:r w:rsidRPr="00814AD1">
        <w:t>dilakukan</w:t>
      </w:r>
      <w:proofErr w:type="spellEnd"/>
      <w:r w:rsidRPr="00814AD1">
        <w:t xml:space="preserve">, </w:t>
      </w:r>
      <w:proofErr w:type="spellStart"/>
      <w:r w:rsidRPr="00814AD1">
        <w:t>serta</w:t>
      </w:r>
      <w:proofErr w:type="spellEnd"/>
      <w:r w:rsidRPr="00814AD1">
        <w:t xml:space="preserve"> </w:t>
      </w:r>
      <w:proofErr w:type="spellStart"/>
      <w:r w:rsidRPr="00814AD1">
        <w:t>kewajibannya</w:t>
      </w:r>
      <w:proofErr w:type="spellEnd"/>
      <w:r w:rsidRPr="00814AD1">
        <w:t xml:space="preserve"> </w:t>
      </w:r>
      <w:proofErr w:type="spellStart"/>
      <w:r w:rsidRPr="00814AD1">
        <w:t>dalam</w:t>
      </w:r>
      <w:proofErr w:type="spellEnd"/>
      <w:r w:rsidRPr="00814AD1">
        <w:t xml:space="preserve"> </w:t>
      </w:r>
      <w:proofErr w:type="spellStart"/>
      <w:r w:rsidRPr="00814AD1">
        <w:t>pencegahan</w:t>
      </w:r>
      <w:proofErr w:type="spellEnd"/>
      <w:r w:rsidRPr="00814AD1">
        <w:t xml:space="preserve"> </w:t>
      </w:r>
      <w:proofErr w:type="spellStart"/>
      <w:r w:rsidRPr="00814AD1">
        <w:t>kecelakaan</w:t>
      </w:r>
      <w:proofErr w:type="spellEnd"/>
      <w:r w:rsidRPr="00814AD1">
        <w:t xml:space="preserve"> </w:t>
      </w:r>
      <w:proofErr w:type="spellStart"/>
      <w:r w:rsidRPr="00814AD1">
        <w:t>sesuai</w:t>
      </w:r>
      <w:proofErr w:type="spellEnd"/>
      <w:r w:rsidRPr="00814AD1">
        <w:t xml:space="preserve"> </w:t>
      </w:r>
      <w:proofErr w:type="spellStart"/>
      <w:r w:rsidRPr="00814AD1">
        <w:t>ketentuan</w:t>
      </w:r>
      <w:proofErr w:type="spellEnd"/>
      <w:r w:rsidRPr="00814AD1">
        <w:t xml:space="preserve"> yang </w:t>
      </w:r>
      <w:proofErr w:type="spellStart"/>
      <w:r w:rsidRPr="00814AD1">
        <w:t>berlaku</w:t>
      </w:r>
      <w:proofErr w:type="spellEnd"/>
      <w:r w:rsidR="00401345" w:rsidRPr="00814AD1">
        <w:t>.</w:t>
      </w:r>
    </w:p>
    <w:p w14:paraId="2333D012" w14:textId="77777777" w:rsidR="000509AB" w:rsidRPr="00814AD1" w:rsidRDefault="00CC03E4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lastRenderedPageBreak/>
        <w:t>Untuk</w:t>
      </w:r>
      <w:proofErr w:type="spellEnd"/>
      <w:r w:rsidRPr="00814AD1">
        <w:t xml:space="preserve"> </w:t>
      </w:r>
      <w:proofErr w:type="spellStart"/>
      <w:r w:rsidRPr="00814AD1">
        <w:t>memelihara</w:t>
      </w:r>
      <w:proofErr w:type="spellEnd"/>
      <w:r w:rsidRPr="00814AD1">
        <w:t xml:space="preserve"> </w:t>
      </w:r>
      <w:proofErr w:type="spellStart"/>
      <w:r w:rsidRPr="00814AD1">
        <w:t>tingkat</w:t>
      </w:r>
      <w:proofErr w:type="spellEnd"/>
      <w:r w:rsidRPr="00814AD1">
        <w:t xml:space="preserve"> </w:t>
      </w:r>
      <w:proofErr w:type="spellStart"/>
      <w:r w:rsidRPr="00814AD1">
        <w:t>kesadaran</w:t>
      </w:r>
      <w:proofErr w:type="spellEnd"/>
      <w:r w:rsidR="00C43F1F">
        <w:t xml:space="preserve"> </w:t>
      </w:r>
      <w:proofErr w:type="spellStart"/>
      <w:r w:rsidR="00C43F1F">
        <w:t>karyawan</w:t>
      </w:r>
      <w:proofErr w:type="spellEnd"/>
      <w:r w:rsidRPr="00814AD1">
        <w:t xml:space="preserve">, </w:t>
      </w:r>
      <w:proofErr w:type="spellStart"/>
      <w:r w:rsidRPr="00814AD1">
        <w:t>maka</w:t>
      </w:r>
      <w:proofErr w:type="spellEnd"/>
      <w:r w:rsidRPr="00814AD1">
        <w:t xml:space="preserve"> </w:t>
      </w:r>
      <w:proofErr w:type="spellStart"/>
      <w:r w:rsidRPr="00814AD1">
        <w:t>dilakukan</w:t>
      </w:r>
      <w:proofErr w:type="spellEnd"/>
      <w:r w:rsidRPr="00814AD1">
        <w:t xml:space="preserve"> </w:t>
      </w:r>
      <w:proofErr w:type="spellStart"/>
      <w:r w:rsidRPr="00814AD1">
        <w:t>komunikasi</w:t>
      </w:r>
      <w:proofErr w:type="spellEnd"/>
      <w:r w:rsidRPr="00814AD1">
        <w:t xml:space="preserve"> </w:t>
      </w:r>
      <w:proofErr w:type="spellStart"/>
      <w:r w:rsidRPr="00814AD1">
        <w:t>dalam</w:t>
      </w:r>
      <w:proofErr w:type="spellEnd"/>
      <w:r w:rsidRPr="00814AD1">
        <w:t xml:space="preserve"> </w:t>
      </w:r>
      <w:proofErr w:type="spellStart"/>
      <w:r w:rsidRPr="00814AD1">
        <w:t>bidang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, Kesehatan, dan </w:t>
      </w:r>
      <w:proofErr w:type="spellStart"/>
      <w:r w:rsidRPr="00814AD1">
        <w:t>Lingkungan</w:t>
      </w:r>
      <w:proofErr w:type="spellEnd"/>
      <w:r w:rsidRPr="00814AD1">
        <w:t xml:space="preserve"> </w:t>
      </w:r>
      <w:proofErr w:type="spellStart"/>
      <w:r w:rsidRPr="00814AD1">
        <w:t>melalui</w:t>
      </w:r>
      <w:proofErr w:type="spellEnd"/>
      <w:r w:rsidRPr="00814AD1">
        <w:t xml:space="preserve"> </w:t>
      </w:r>
      <w:proofErr w:type="spellStart"/>
      <w:r w:rsidR="00244192" w:rsidRPr="00814AD1">
        <w:t>kegiatan-kegiatan</w:t>
      </w:r>
      <w:proofErr w:type="spellEnd"/>
      <w:r w:rsidR="00244192" w:rsidRPr="00814AD1">
        <w:t xml:space="preserve"> </w:t>
      </w:r>
      <w:proofErr w:type="spellStart"/>
      <w:r w:rsidR="00244192" w:rsidRPr="00814AD1">
        <w:t>rutin</w:t>
      </w:r>
      <w:proofErr w:type="spellEnd"/>
      <w:r w:rsidR="00244192" w:rsidRPr="00814AD1">
        <w:t xml:space="preserve"> </w:t>
      </w:r>
      <w:proofErr w:type="spellStart"/>
      <w:r w:rsidR="00244192" w:rsidRPr="00814AD1">
        <w:t>berkala</w:t>
      </w:r>
      <w:proofErr w:type="spellEnd"/>
      <w:r w:rsidR="00244192" w:rsidRPr="00814AD1">
        <w:t xml:space="preserve"> </w:t>
      </w:r>
      <w:proofErr w:type="spellStart"/>
      <w:r w:rsidR="00244192" w:rsidRPr="00814AD1">
        <w:t>seperti</w:t>
      </w:r>
      <w:proofErr w:type="spellEnd"/>
      <w:r w:rsidRPr="00814AD1">
        <w:t>:</w:t>
      </w:r>
    </w:p>
    <w:p w14:paraId="15C219FC" w14:textId="77777777" w:rsidR="00CC03E4" w:rsidRPr="00814AD1" w:rsidRDefault="00CC03E4" w:rsidP="000B5F93">
      <w:pPr>
        <w:pStyle w:val="BodyText"/>
        <w:numPr>
          <w:ilvl w:val="0"/>
          <w:numId w:val="30"/>
        </w:numPr>
        <w:spacing w:after="120" w:line="276" w:lineRule="auto"/>
        <w:jc w:val="both"/>
        <w:rPr>
          <w:b/>
        </w:rPr>
      </w:pPr>
      <w:proofErr w:type="spellStart"/>
      <w:r w:rsidRPr="00814AD1">
        <w:rPr>
          <w:b/>
        </w:rPr>
        <w:t>Pelaksanaan</w:t>
      </w:r>
      <w:proofErr w:type="spellEnd"/>
      <w:r w:rsidRPr="00814AD1">
        <w:rPr>
          <w:b/>
        </w:rPr>
        <w:t xml:space="preserve"> </w:t>
      </w:r>
      <w:proofErr w:type="spellStart"/>
      <w:r w:rsidRPr="00814AD1">
        <w:rPr>
          <w:b/>
        </w:rPr>
        <w:t>Kampanye</w:t>
      </w:r>
      <w:proofErr w:type="spellEnd"/>
      <w:r w:rsidRPr="00814AD1">
        <w:rPr>
          <w:b/>
        </w:rPr>
        <w:t xml:space="preserve"> </w:t>
      </w:r>
      <w:proofErr w:type="spellStart"/>
      <w:r w:rsidRPr="00814AD1">
        <w:rPr>
          <w:b/>
        </w:rPr>
        <w:t>Keselamatan</w:t>
      </w:r>
      <w:proofErr w:type="spellEnd"/>
      <w:r w:rsidRPr="00814AD1">
        <w:rPr>
          <w:b/>
        </w:rPr>
        <w:t xml:space="preserve">, Kesehatan, dan </w:t>
      </w:r>
      <w:proofErr w:type="spellStart"/>
      <w:r w:rsidRPr="00814AD1">
        <w:rPr>
          <w:b/>
        </w:rPr>
        <w:t>Lingkungan</w:t>
      </w:r>
      <w:proofErr w:type="spellEnd"/>
      <w:r w:rsidRPr="00814AD1">
        <w:rPr>
          <w:b/>
        </w:rPr>
        <w:t xml:space="preserve"> </w:t>
      </w:r>
      <w:proofErr w:type="spellStart"/>
      <w:r w:rsidRPr="00814AD1">
        <w:t>melalui</w:t>
      </w:r>
      <w:proofErr w:type="spellEnd"/>
      <w:r w:rsidRPr="00814AD1">
        <w:t xml:space="preserve"> </w:t>
      </w:r>
      <w:proofErr w:type="spellStart"/>
      <w:r w:rsidRPr="00814AD1">
        <w:t>pengadaan</w:t>
      </w:r>
      <w:proofErr w:type="spellEnd"/>
      <w:r w:rsidRPr="00814AD1">
        <w:t xml:space="preserve"> poster, bulletin, dan </w:t>
      </w:r>
      <w:proofErr w:type="spellStart"/>
      <w:r w:rsidRPr="00814AD1">
        <w:t>spanduk-spanduk</w:t>
      </w:r>
      <w:proofErr w:type="spellEnd"/>
      <w:r w:rsidRPr="00814AD1">
        <w:t xml:space="preserve"> </w:t>
      </w:r>
      <w:proofErr w:type="spellStart"/>
      <w:r w:rsidRPr="00814AD1">
        <w:t>edukatif</w:t>
      </w:r>
      <w:proofErr w:type="spellEnd"/>
      <w:r w:rsidRPr="00814AD1">
        <w:t xml:space="preserve"> </w:t>
      </w:r>
      <w:proofErr w:type="spellStart"/>
      <w:r w:rsidRPr="00814AD1">
        <w:t>untuk</w:t>
      </w:r>
      <w:proofErr w:type="spellEnd"/>
      <w:r w:rsidRPr="00814AD1">
        <w:t xml:space="preserve"> </w:t>
      </w:r>
      <w:proofErr w:type="spellStart"/>
      <w:r w:rsidRPr="00814AD1">
        <w:t>mengingatkan</w:t>
      </w:r>
      <w:proofErr w:type="spellEnd"/>
      <w:r w:rsidRPr="00814AD1">
        <w:t xml:space="preserve"> </w:t>
      </w:r>
      <w:proofErr w:type="spellStart"/>
      <w:r w:rsidRPr="00814AD1">
        <w:t>kembali</w:t>
      </w:r>
      <w:proofErr w:type="spellEnd"/>
      <w:r w:rsidRPr="00814AD1">
        <w:t xml:space="preserve"> </w:t>
      </w:r>
      <w:proofErr w:type="spellStart"/>
      <w:r w:rsidRPr="00814AD1">
        <w:t>apa</w:t>
      </w:r>
      <w:proofErr w:type="spellEnd"/>
      <w:r w:rsidRPr="00814AD1">
        <w:t xml:space="preserve"> yang </w:t>
      </w:r>
      <w:proofErr w:type="spellStart"/>
      <w:r w:rsidRPr="00814AD1">
        <w:t>harus</w:t>
      </w:r>
      <w:proofErr w:type="spellEnd"/>
      <w:r w:rsidRPr="00814AD1">
        <w:t xml:space="preserve"> </w:t>
      </w:r>
      <w:proofErr w:type="spellStart"/>
      <w:r w:rsidRPr="00814AD1">
        <w:t>dilakukan</w:t>
      </w:r>
      <w:proofErr w:type="spellEnd"/>
      <w:r w:rsidRPr="00814AD1">
        <w:t xml:space="preserve"> dan</w:t>
      </w:r>
      <w:r w:rsidR="00832DE1">
        <w:t xml:space="preserve"> </w:t>
      </w:r>
      <w:proofErr w:type="spellStart"/>
      <w:r w:rsidR="00832DE1">
        <w:t>a</w:t>
      </w:r>
      <w:r w:rsidRPr="00814AD1">
        <w:t>pa</w:t>
      </w:r>
      <w:proofErr w:type="spellEnd"/>
      <w:r w:rsidRPr="00814AD1">
        <w:t xml:space="preserve"> yang </w:t>
      </w:r>
      <w:proofErr w:type="spellStart"/>
      <w:r w:rsidRPr="00814AD1">
        <w:t>tidak</w:t>
      </w:r>
      <w:proofErr w:type="spellEnd"/>
      <w:r w:rsidRPr="00814AD1">
        <w:t xml:space="preserve"> </w:t>
      </w:r>
      <w:proofErr w:type="spellStart"/>
      <w:r w:rsidRPr="00814AD1">
        <w:t>boleh</w:t>
      </w:r>
      <w:proofErr w:type="spellEnd"/>
      <w:r w:rsidRPr="00814AD1">
        <w:t xml:space="preserve"> </w:t>
      </w:r>
      <w:proofErr w:type="spellStart"/>
      <w:r w:rsidRPr="00814AD1">
        <w:t>dilakukan</w:t>
      </w:r>
      <w:proofErr w:type="spellEnd"/>
      <w:r w:rsidR="00401345" w:rsidRPr="00814AD1">
        <w:t>.</w:t>
      </w:r>
    </w:p>
    <w:p w14:paraId="526B8B0C" w14:textId="77777777" w:rsidR="00CC03E4" w:rsidRPr="00814AD1" w:rsidRDefault="00CC03E4" w:rsidP="000B5F93">
      <w:pPr>
        <w:pStyle w:val="BodyText"/>
        <w:numPr>
          <w:ilvl w:val="0"/>
          <w:numId w:val="30"/>
        </w:numPr>
        <w:spacing w:after="120" w:line="276" w:lineRule="auto"/>
        <w:jc w:val="both"/>
        <w:rPr>
          <w:b/>
        </w:rPr>
      </w:pPr>
      <w:proofErr w:type="spellStart"/>
      <w:r w:rsidRPr="00814AD1">
        <w:rPr>
          <w:b/>
        </w:rPr>
        <w:t>Pelaksanaan</w:t>
      </w:r>
      <w:proofErr w:type="spellEnd"/>
      <w:r w:rsidRPr="00814AD1">
        <w:rPr>
          <w:b/>
        </w:rPr>
        <w:t xml:space="preserve"> </w:t>
      </w:r>
      <w:proofErr w:type="spellStart"/>
      <w:r w:rsidRPr="00814AD1">
        <w:rPr>
          <w:b/>
        </w:rPr>
        <w:t>Kegiatan</w:t>
      </w:r>
      <w:proofErr w:type="spellEnd"/>
      <w:r w:rsidRPr="00814AD1">
        <w:rPr>
          <w:b/>
        </w:rPr>
        <w:t xml:space="preserve"> </w:t>
      </w:r>
      <w:r w:rsidRPr="00E86310">
        <w:rPr>
          <w:b/>
          <w:i/>
        </w:rPr>
        <w:t>Safety Friendly</w:t>
      </w:r>
      <w:r w:rsidR="00E86310">
        <w:rPr>
          <w:b/>
        </w:rPr>
        <w:t>/</w:t>
      </w:r>
      <w:r w:rsidRPr="00E86310">
        <w:rPr>
          <w:b/>
          <w:i/>
        </w:rPr>
        <w:t>Safety Awareness Day</w:t>
      </w:r>
      <w:r w:rsidRPr="00814AD1">
        <w:rPr>
          <w:b/>
        </w:rPr>
        <w:t xml:space="preserve"> </w:t>
      </w:r>
      <w:proofErr w:type="spellStart"/>
      <w:r w:rsidRPr="00814AD1">
        <w:t>untuk</w:t>
      </w:r>
      <w:proofErr w:type="spellEnd"/>
      <w:r w:rsidRPr="00814AD1">
        <w:t xml:space="preserve"> </w:t>
      </w:r>
      <w:proofErr w:type="spellStart"/>
      <w:r w:rsidRPr="00814AD1">
        <w:t>mengingatkan</w:t>
      </w:r>
      <w:proofErr w:type="spellEnd"/>
      <w:r w:rsidRPr="00814AD1">
        <w:t xml:space="preserve"> </w:t>
      </w:r>
      <w:proofErr w:type="spellStart"/>
      <w:r w:rsidRPr="00814AD1">
        <w:t>kembali</w:t>
      </w:r>
      <w:proofErr w:type="spellEnd"/>
      <w:r w:rsidRPr="00814AD1">
        <w:t xml:space="preserve"> </w:t>
      </w:r>
      <w:proofErr w:type="spellStart"/>
      <w:r w:rsidRPr="00814AD1">
        <w:t>mengenai</w:t>
      </w:r>
      <w:proofErr w:type="spellEnd"/>
      <w:r w:rsidRPr="00814AD1">
        <w:t xml:space="preserve"> </w:t>
      </w:r>
      <w:proofErr w:type="spellStart"/>
      <w:r w:rsidRPr="00814AD1">
        <w:t>kesadaran</w:t>
      </w:r>
      <w:proofErr w:type="spellEnd"/>
      <w:r w:rsidRPr="00814AD1">
        <w:t xml:space="preserve"> </w:t>
      </w:r>
      <w:proofErr w:type="spellStart"/>
      <w:r w:rsidRPr="00814AD1">
        <w:t>untuk</w:t>
      </w:r>
      <w:proofErr w:type="spellEnd"/>
      <w:r w:rsidRPr="00814AD1">
        <w:t xml:space="preserve"> </w:t>
      </w:r>
      <w:proofErr w:type="spellStart"/>
      <w:r w:rsidRPr="00814AD1">
        <w:t>bekerja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</w:t>
      </w:r>
      <w:proofErr w:type="spellStart"/>
      <w:r w:rsidRPr="00814AD1">
        <w:t>aman</w:t>
      </w:r>
      <w:proofErr w:type="spellEnd"/>
      <w:r w:rsidRPr="00814AD1">
        <w:t xml:space="preserve"> dan </w:t>
      </w:r>
      <w:proofErr w:type="spellStart"/>
      <w:r w:rsidRPr="00814AD1">
        <w:t>produktif</w:t>
      </w:r>
      <w:proofErr w:type="spellEnd"/>
      <w:r w:rsidR="00401345" w:rsidRPr="00814AD1">
        <w:t>.</w:t>
      </w:r>
    </w:p>
    <w:p w14:paraId="02C23589" w14:textId="77777777" w:rsidR="00CC03E4" w:rsidRPr="00814AD1" w:rsidRDefault="00244192" w:rsidP="000B5F93">
      <w:pPr>
        <w:pStyle w:val="BodyText"/>
        <w:numPr>
          <w:ilvl w:val="0"/>
          <w:numId w:val="30"/>
        </w:numPr>
        <w:spacing w:after="120" w:line="276" w:lineRule="auto"/>
        <w:jc w:val="both"/>
        <w:rPr>
          <w:b/>
        </w:rPr>
      </w:pPr>
      <w:proofErr w:type="spellStart"/>
      <w:r w:rsidRPr="00814AD1">
        <w:rPr>
          <w:b/>
        </w:rPr>
        <w:t>Pelaksanaan</w:t>
      </w:r>
      <w:proofErr w:type="spellEnd"/>
      <w:r w:rsidRPr="00814AD1">
        <w:rPr>
          <w:b/>
        </w:rPr>
        <w:t xml:space="preserve"> </w:t>
      </w:r>
      <w:r w:rsidRPr="00E86310">
        <w:rPr>
          <w:b/>
          <w:i/>
        </w:rPr>
        <w:t>Safe Behavior Observation</w:t>
      </w:r>
      <w:r w:rsidRPr="00814AD1">
        <w:rPr>
          <w:b/>
        </w:rPr>
        <w:t xml:space="preserve"> </w:t>
      </w:r>
      <w:proofErr w:type="spellStart"/>
      <w:r w:rsidRPr="00814AD1">
        <w:t>untuk</w:t>
      </w:r>
      <w:proofErr w:type="spellEnd"/>
      <w:r w:rsidRPr="00814AD1">
        <w:t xml:space="preserve"> </w:t>
      </w:r>
      <w:proofErr w:type="spellStart"/>
      <w:r w:rsidRPr="00814AD1">
        <w:t>memantau</w:t>
      </w:r>
      <w:proofErr w:type="spellEnd"/>
      <w:r w:rsidRPr="00814AD1">
        <w:t xml:space="preserve"> </w:t>
      </w:r>
      <w:proofErr w:type="spellStart"/>
      <w:r w:rsidRPr="00814AD1">
        <w:t>perilaku</w:t>
      </w:r>
      <w:proofErr w:type="spellEnd"/>
      <w:r w:rsidRPr="00814AD1">
        <w:t xml:space="preserve"> </w:t>
      </w:r>
      <w:proofErr w:type="spellStart"/>
      <w:r w:rsidRPr="00814AD1">
        <w:t>aman</w:t>
      </w:r>
      <w:proofErr w:type="spellEnd"/>
      <w:r w:rsidRPr="00814AD1">
        <w:t xml:space="preserve"> </w:t>
      </w:r>
      <w:proofErr w:type="spellStart"/>
      <w:r w:rsidRPr="00814AD1">
        <w:t>karyawan</w:t>
      </w:r>
      <w:proofErr w:type="spellEnd"/>
      <w:r w:rsidRPr="00814AD1">
        <w:t xml:space="preserve"> di </w:t>
      </w:r>
      <w:proofErr w:type="spellStart"/>
      <w:r w:rsidRPr="00814AD1">
        <w:t>tempat</w:t>
      </w:r>
      <w:proofErr w:type="spellEnd"/>
      <w:r w:rsidRPr="00814AD1">
        <w:t xml:space="preserve"> </w:t>
      </w:r>
      <w:proofErr w:type="spellStart"/>
      <w:r w:rsidRPr="00814AD1">
        <w:t>kerja</w:t>
      </w:r>
      <w:proofErr w:type="spellEnd"/>
      <w:r w:rsidRPr="00814AD1">
        <w:t xml:space="preserve">, </w:t>
      </w:r>
      <w:proofErr w:type="spellStart"/>
      <w:r w:rsidRPr="00814AD1">
        <w:t>sehingga</w:t>
      </w:r>
      <w:proofErr w:type="spellEnd"/>
      <w:r w:rsidRPr="00814AD1">
        <w:t xml:space="preserve"> </w:t>
      </w:r>
      <w:proofErr w:type="spellStart"/>
      <w:r w:rsidRPr="00814AD1">
        <w:t>karyawan</w:t>
      </w:r>
      <w:proofErr w:type="spellEnd"/>
      <w:r w:rsidRPr="00814AD1">
        <w:t xml:space="preserve"> </w:t>
      </w:r>
      <w:proofErr w:type="spellStart"/>
      <w:r w:rsidRPr="00814AD1">
        <w:t>selalu</w:t>
      </w:r>
      <w:proofErr w:type="spellEnd"/>
      <w:r w:rsidRPr="00814AD1">
        <w:t xml:space="preserve"> </w:t>
      </w:r>
      <w:proofErr w:type="spellStart"/>
      <w:r w:rsidRPr="00814AD1">
        <w:t>mendapatkan</w:t>
      </w:r>
      <w:proofErr w:type="spellEnd"/>
      <w:r w:rsidRPr="00814AD1">
        <w:t xml:space="preserve"> feedback </w:t>
      </w:r>
      <w:proofErr w:type="spellStart"/>
      <w:r w:rsidRPr="00814AD1">
        <w:t>untuk</w:t>
      </w:r>
      <w:proofErr w:type="spellEnd"/>
      <w:r w:rsidRPr="00814AD1">
        <w:t xml:space="preserve"> </w:t>
      </w:r>
      <w:proofErr w:type="spellStart"/>
      <w:r w:rsidRPr="00814AD1">
        <w:t>bekerja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</w:t>
      </w:r>
      <w:proofErr w:type="spellStart"/>
      <w:r w:rsidRPr="00814AD1">
        <w:t>aman</w:t>
      </w:r>
      <w:proofErr w:type="spellEnd"/>
      <w:r w:rsidRPr="00814AD1">
        <w:t xml:space="preserve"> dan </w:t>
      </w:r>
      <w:proofErr w:type="spellStart"/>
      <w:r w:rsidRPr="00814AD1">
        <w:t>produktif</w:t>
      </w:r>
      <w:proofErr w:type="spellEnd"/>
      <w:r w:rsidR="00401345" w:rsidRPr="00814AD1">
        <w:t>.</w:t>
      </w:r>
    </w:p>
    <w:p w14:paraId="6F8C8B01" w14:textId="77777777" w:rsidR="00244192" w:rsidRPr="00814AD1" w:rsidRDefault="00244192" w:rsidP="000B5F93">
      <w:pPr>
        <w:pStyle w:val="BodyText"/>
        <w:numPr>
          <w:ilvl w:val="0"/>
          <w:numId w:val="30"/>
        </w:numPr>
        <w:spacing w:after="120" w:line="276" w:lineRule="auto"/>
        <w:jc w:val="both"/>
        <w:rPr>
          <w:b/>
        </w:rPr>
      </w:pPr>
      <w:proofErr w:type="spellStart"/>
      <w:r w:rsidRPr="00814AD1">
        <w:rPr>
          <w:b/>
        </w:rPr>
        <w:t>Pe</w:t>
      </w:r>
      <w:r w:rsidR="00851248" w:rsidRPr="00814AD1">
        <w:rPr>
          <w:b/>
        </w:rPr>
        <w:t>nerapan</w:t>
      </w:r>
      <w:proofErr w:type="spellEnd"/>
      <w:r w:rsidRPr="00814AD1">
        <w:rPr>
          <w:b/>
        </w:rPr>
        <w:t xml:space="preserve"> </w:t>
      </w:r>
      <w:proofErr w:type="spellStart"/>
      <w:r w:rsidRPr="00814AD1">
        <w:rPr>
          <w:b/>
        </w:rPr>
        <w:t>Kebijakan</w:t>
      </w:r>
      <w:proofErr w:type="spellEnd"/>
      <w:r w:rsidRPr="00814AD1">
        <w:rPr>
          <w:b/>
        </w:rPr>
        <w:t xml:space="preserve"> </w:t>
      </w:r>
      <w:r w:rsidRPr="00E86310">
        <w:rPr>
          <w:b/>
          <w:i/>
        </w:rPr>
        <w:t>Zero Tolerance</w:t>
      </w:r>
      <w:r w:rsidRPr="00814AD1">
        <w:rPr>
          <w:b/>
        </w:rPr>
        <w:t xml:space="preserve">, </w:t>
      </w:r>
      <w:proofErr w:type="spellStart"/>
      <w:r w:rsidRPr="00814AD1">
        <w:t>dimana</w:t>
      </w:r>
      <w:proofErr w:type="spellEnd"/>
      <w:r w:rsidRPr="00814AD1">
        <w:t xml:space="preserve"> </w:t>
      </w:r>
      <w:proofErr w:type="spellStart"/>
      <w:r w:rsidRPr="00814AD1">
        <w:t>setiap</w:t>
      </w:r>
      <w:proofErr w:type="spellEnd"/>
      <w:r w:rsidRPr="00814AD1">
        <w:t xml:space="preserve"> orang </w:t>
      </w:r>
      <w:proofErr w:type="spellStart"/>
      <w:r w:rsidRPr="00814AD1">
        <w:t>diminta</w:t>
      </w:r>
      <w:proofErr w:type="spellEnd"/>
      <w:r w:rsidRPr="00814AD1">
        <w:t xml:space="preserve"> </w:t>
      </w:r>
      <w:proofErr w:type="spellStart"/>
      <w:r w:rsidRPr="00814AD1">
        <w:t>untuk</w:t>
      </w:r>
      <w:proofErr w:type="spellEnd"/>
      <w:r w:rsidRPr="00814AD1">
        <w:t xml:space="preserve"> </w:t>
      </w:r>
      <w:proofErr w:type="spellStart"/>
      <w:r w:rsidRPr="00814AD1">
        <w:t>selalu</w:t>
      </w:r>
      <w:proofErr w:type="spellEnd"/>
      <w:r w:rsidRPr="00814AD1">
        <w:t xml:space="preserve"> </w:t>
      </w:r>
      <w:proofErr w:type="spellStart"/>
      <w:r w:rsidRPr="00814AD1">
        <w:t>bertindak</w:t>
      </w:r>
      <w:proofErr w:type="spellEnd"/>
      <w:r w:rsidRPr="00814AD1">
        <w:t xml:space="preserve"> </w:t>
      </w:r>
      <w:proofErr w:type="spellStart"/>
      <w:r w:rsidRPr="00814AD1">
        <w:t>jika</w:t>
      </w:r>
      <w:proofErr w:type="spellEnd"/>
      <w:r w:rsidRPr="00814AD1">
        <w:t xml:space="preserve"> </w:t>
      </w:r>
      <w:proofErr w:type="spellStart"/>
      <w:r w:rsidRPr="00814AD1">
        <w:t>terjadi</w:t>
      </w:r>
      <w:proofErr w:type="spellEnd"/>
      <w:r w:rsidRPr="00814AD1">
        <w:t xml:space="preserve"> </w:t>
      </w:r>
      <w:proofErr w:type="spellStart"/>
      <w:r w:rsidRPr="00814AD1">
        <w:t>suatu</w:t>
      </w:r>
      <w:proofErr w:type="spellEnd"/>
      <w:r w:rsidRPr="00814AD1">
        <w:t xml:space="preserve"> </w:t>
      </w:r>
      <w:proofErr w:type="spellStart"/>
      <w:r w:rsidRPr="00814AD1">
        <w:t>deviasi</w:t>
      </w:r>
      <w:proofErr w:type="spellEnd"/>
      <w:r w:rsidRPr="00814AD1">
        <w:t xml:space="preserve"> di </w:t>
      </w:r>
      <w:proofErr w:type="spellStart"/>
      <w:r w:rsidRPr="00814AD1">
        <w:t>sekitarnya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</w:t>
      </w:r>
      <w:proofErr w:type="spellStart"/>
      <w:r w:rsidRPr="00814AD1">
        <w:t>fo</w:t>
      </w:r>
      <w:r w:rsidR="00C43F1F">
        <w:t>k</w:t>
      </w:r>
      <w:r w:rsidRPr="00814AD1">
        <w:t>us</w:t>
      </w:r>
      <w:proofErr w:type="spellEnd"/>
      <w:r w:rsidRPr="00814AD1">
        <w:t xml:space="preserve"> </w:t>
      </w:r>
      <w:proofErr w:type="spellStart"/>
      <w:r w:rsidRPr="00814AD1">
        <w:t>meniadakan</w:t>
      </w:r>
      <w:proofErr w:type="spellEnd"/>
      <w:r w:rsidRPr="00814AD1">
        <w:t xml:space="preserve"> </w:t>
      </w:r>
      <w:proofErr w:type="spellStart"/>
      <w:r w:rsidRPr="00814AD1">
        <w:t>kondisi</w:t>
      </w:r>
      <w:proofErr w:type="spellEnd"/>
      <w:r w:rsidRPr="00814AD1">
        <w:t xml:space="preserve"> </w:t>
      </w:r>
      <w:proofErr w:type="spellStart"/>
      <w:r w:rsidRPr="00814AD1">
        <w:t>tidak</w:t>
      </w:r>
      <w:proofErr w:type="spellEnd"/>
      <w:r w:rsidRPr="00814AD1">
        <w:t xml:space="preserve"> </w:t>
      </w:r>
      <w:proofErr w:type="spellStart"/>
      <w:r w:rsidRPr="00814AD1">
        <w:t>aman</w:t>
      </w:r>
      <w:proofErr w:type="spellEnd"/>
      <w:r w:rsidRPr="00814AD1">
        <w:t xml:space="preserve">, </w:t>
      </w:r>
      <w:proofErr w:type="spellStart"/>
      <w:r w:rsidRPr="00814AD1">
        <w:t>mencegah</w:t>
      </w:r>
      <w:proofErr w:type="spellEnd"/>
      <w:r w:rsidRPr="00814AD1">
        <w:t xml:space="preserve"> </w:t>
      </w:r>
      <w:proofErr w:type="spellStart"/>
      <w:r w:rsidRPr="00814AD1">
        <w:t>tindakan</w:t>
      </w:r>
      <w:proofErr w:type="spellEnd"/>
      <w:r w:rsidRPr="00814AD1">
        <w:t xml:space="preserve"> </w:t>
      </w:r>
      <w:proofErr w:type="spellStart"/>
      <w:r w:rsidRPr="00814AD1">
        <w:t>tidak</w:t>
      </w:r>
      <w:proofErr w:type="spellEnd"/>
      <w:r w:rsidRPr="00814AD1">
        <w:t xml:space="preserve"> </w:t>
      </w:r>
      <w:proofErr w:type="spellStart"/>
      <w:r w:rsidRPr="00814AD1">
        <w:t>aman</w:t>
      </w:r>
      <w:proofErr w:type="spellEnd"/>
      <w:r w:rsidRPr="00814AD1">
        <w:t xml:space="preserve">, </w:t>
      </w:r>
      <w:proofErr w:type="spellStart"/>
      <w:r w:rsidRPr="00814AD1">
        <w:t>serta</w:t>
      </w:r>
      <w:proofErr w:type="spellEnd"/>
      <w:r w:rsidRPr="00814AD1">
        <w:t xml:space="preserve"> </w:t>
      </w:r>
      <w:proofErr w:type="spellStart"/>
      <w:r w:rsidRPr="00814AD1">
        <w:t>tindakan</w:t>
      </w:r>
      <w:proofErr w:type="spellEnd"/>
      <w:r w:rsidRPr="00814AD1">
        <w:t xml:space="preserve"> </w:t>
      </w:r>
      <w:proofErr w:type="spellStart"/>
      <w:r w:rsidRPr="00814AD1">
        <w:t>disiplin</w:t>
      </w:r>
      <w:proofErr w:type="spellEnd"/>
      <w:r w:rsidRPr="00814AD1">
        <w:t xml:space="preserve"> </w:t>
      </w:r>
      <w:proofErr w:type="spellStart"/>
      <w:r w:rsidRPr="00814AD1">
        <w:t>jika</w:t>
      </w:r>
      <w:proofErr w:type="spellEnd"/>
      <w:r w:rsidRPr="00814AD1">
        <w:t xml:space="preserve"> </w:t>
      </w:r>
      <w:proofErr w:type="spellStart"/>
      <w:r w:rsidRPr="00814AD1">
        <w:t>terjadi</w:t>
      </w:r>
      <w:proofErr w:type="spellEnd"/>
      <w:r w:rsidRPr="00814AD1">
        <w:t xml:space="preserve"> </w:t>
      </w:r>
      <w:proofErr w:type="spellStart"/>
      <w:r w:rsidRPr="00814AD1">
        <w:t>pelanggaran</w:t>
      </w:r>
      <w:proofErr w:type="spellEnd"/>
      <w:r w:rsidRPr="00814AD1">
        <w:t xml:space="preserve"> </w:t>
      </w:r>
      <w:proofErr w:type="spellStart"/>
      <w:r w:rsidRPr="00814AD1">
        <w:t>aturan</w:t>
      </w:r>
      <w:proofErr w:type="spellEnd"/>
      <w:r w:rsidR="00401345" w:rsidRPr="00814AD1">
        <w:t>.</w:t>
      </w:r>
    </w:p>
    <w:p w14:paraId="7DBD9515" w14:textId="77777777" w:rsidR="00640C20" w:rsidRPr="00814AD1" w:rsidRDefault="00950E4F" w:rsidP="000B5F93">
      <w:pPr>
        <w:pStyle w:val="Heading1"/>
        <w:numPr>
          <w:ilvl w:val="0"/>
          <w:numId w:val="1"/>
        </w:numPr>
        <w:tabs>
          <w:tab w:val="left" w:pos="720"/>
        </w:tabs>
        <w:spacing w:line="276" w:lineRule="auto"/>
        <w:ind w:left="734" w:hanging="547"/>
        <w:rPr>
          <w:w w:val="105"/>
          <w:sz w:val="22"/>
          <w:szCs w:val="20"/>
        </w:rPr>
      </w:pPr>
      <w:proofErr w:type="spellStart"/>
      <w:r>
        <w:rPr>
          <w:w w:val="105"/>
          <w:sz w:val="22"/>
          <w:szCs w:val="20"/>
        </w:rPr>
        <w:t>Pengelolaan</w:t>
      </w:r>
      <w:proofErr w:type="spellEnd"/>
      <w:r>
        <w:rPr>
          <w:w w:val="105"/>
          <w:sz w:val="22"/>
          <w:szCs w:val="20"/>
        </w:rPr>
        <w:t xml:space="preserve"> Kesehatan </w:t>
      </w:r>
      <w:proofErr w:type="spellStart"/>
      <w:r>
        <w:rPr>
          <w:w w:val="105"/>
          <w:sz w:val="22"/>
          <w:szCs w:val="20"/>
        </w:rPr>
        <w:t>Kerja</w:t>
      </w:r>
      <w:proofErr w:type="spellEnd"/>
    </w:p>
    <w:p w14:paraId="6D0D30CD" w14:textId="77777777" w:rsidR="00FE3480" w:rsidRPr="00814AD1" w:rsidRDefault="00FE3480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Pengelolaan</w:t>
      </w:r>
      <w:proofErr w:type="spellEnd"/>
      <w:r w:rsidRPr="00814AD1">
        <w:t xml:space="preserve"> </w:t>
      </w:r>
      <w:proofErr w:type="spellStart"/>
      <w:r w:rsidRPr="00814AD1">
        <w:t>kesehatan</w:t>
      </w:r>
      <w:proofErr w:type="spellEnd"/>
      <w:r w:rsidRPr="00814AD1">
        <w:t xml:space="preserve"> </w:t>
      </w:r>
      <w:proofErr w:type="spellStart"/>
      <w:r w:rsidRPr="00814AD1">
        <w:t>kerja</w:t>
      </w:r>
      <w:proofErr w:type="spellEnd"/>
      <w:r w:rsidRPr="00814AD1">
        <w:t xml:space="preserve"> </w:t>
      </w:r>
      <w:proofErr w:type="spellStart"/>
      <w:r w:rsidRPr="00814AD1">
        <w:t>dilakukan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</w:t>
      </w:r>
      <w:proofErr w:type="spellStart"/>
      <w:r w:rsidRPr="00814AD1">
        <w:t>menggunakan</w:t>
      </w:r>
      <w:proofErr w:type="spellEnd"/>
      <w:r w:rsidRPr="00814AD1">
        <w:t xml:space="preserve"> </w:t>
      </w:r>
      <w:proofErr w:type="spellStart"/>
      <w:r w:rsidRPr="00814AD1">
        <w:t>pendekatan</w:t>
      </w:r>
      <w:proofErr w:type="spellEnd"/>
      <w:r w:rsidRPr="00814AD1">
        <w:t xml:space="preserve"> </w:t>
      </w:r>
      <w:r w:rsidRPr="00CE0269">
        <w:rPr>
          <w:i/>
        </w:rPr>
        <w:t>promotive</w:t>
      </w:r>
      <w:r w:rsidRPr="00814AD1">
        <w:t xml:space="preserve">, </w:t>
      </w:r>
      <w:r w:rsidRPr="00CE0269">
        <w:rPr>
          <w:i/>
        </w:rPr>
        <w:t>preventive, curative</w:t>
      </w:r>
      <w:r w:rsidRPr="00814AD1">
        <w:t xml:space="preserve">, dan </w:t>
      </w:r>
      <w:r w:rsidRPr="00CE0269">
        <w:rPr>
          <w:i/>
        </w:rPr>
        <w:t>rehabilitative</w:t>
      </w:r>
      <w:r w:rsidRPr="00CE0269">
        <w:t xml:space="preserve">. Dan </w:t>
      </w:r>
      <w:r w:rsidR="00E95ED0">
        <w:t xml:space="preserve">di </w:t>
      </w:r>
      <w:proofErr w:type="spellStart"/>
      <w:r w:rsidR="00E95ED0">
        <w:t>dalam</w:t>
      </w:r>
      <w:proofErr w:type="spellEnd"/>
      <w:r w:rsidR="00E95ED0">
        <w:t xml:space="preserve"> </w:t>
      </w:r>
      <w:proofErr w:type="spellStart"/>
      <w:r w:rsidR="00E95ED0">
        <w:t>pelaksanaannya</w:t>
      </w:r>
      <w:proofErr w:type="spellEnd"/>
      <w:r w:rsidRPr="00CE0269">
        <w:t xml:space="preserve">, </w:t>
      </w:r>
      <w:r w:rsidR="00E95ED0">
        <w:t>P</w:t>
      </w:r>
      <w:r w:rsidRPr="00CE0269">
        <w:t xml:space="preserve">erusahaan </w:t>
      </w:r>
      <w:proofErr w:type="spellStart"/>
      <w:r w:rsidRPr="00CE0269">
        <w:t>menyediakan</w:t>
      </w:r>
      <w:proofErr w:type="spellEnd"/>
      <w:r w:rsidRPr="00CE0269">
        <w:t xml:space="preserve"> </w:t>
      </w:r>
      <w:proofErr w:type="spellStart"/>
      <w:r w:rsidRPr="00CE0269">
        <w:t>layanan</w:t>
      </w:r>
      <w:proofErr w:type="spellEnd"/>
      <w:r w:rsidRPr="00CE0269">
        <w:t xml:space="preserve"> </w:t>
      </w:r>
      <w:proofErr w:type="spellStart"/>
      <w:r w:rsidRPr="00CE0269">
        <w:t>kesehatan</w:t>
      </w:r>
      <w:proofErr w:type="spellEnd"/>
      <w:r w:rsidRPr="00CE0269">
        <w:t xml:space="preserve"> dan </w:t>
      </w:r>
      <w:proofErr w:type="spellStart"/>
      <w:r w:rsidRPr="00CE0269">
        <w:t>pengadaan</w:t>
      </w:r>
      <w:proofErr w:type="spellEnd"/>
      <w:r w:rsidRPr="00CE0269">
        <w:t xml:space="preserve"> </w:t>
      </w:r>
      <w:proofErr w:type="spellStart"/>
      <w:r w:rsidRPr="00CE0269">
        <w:t>fasilitas</w:t>
      </w:r>
      <w:proofErr w:type="spellEnd"/>
      <w:r w:rsidRPr="00CE0269">
        <w:t xml:space="preserve"> </w:t>
      </w:r>
      <w:proofErr w:type="spellStart"/>
      <w:r w:rsidRPr="00CE0269">
        <w:t>kesehatan</w:t>
      </w:r>
      <w:proofErr w:type="spellEnd"/>
      <w:r w:rsidRPr="00CE0269">
        <w:t xml:space="preserve"> </w:t>
      </w:r>
      <w:proofErr w:type="spellStart"/>
      <w:r w:rsidR="006C17C7" w:rsidRPr="00CE0269">
        <w:t>sesuai</w:t>
      </w:r>
      <w:proofErr w:type="spellEnd"/>
      <w:r w:rsidR="006C17C7" w:rsidRPr="00CE0269">
        <w:t xml:space="preserve"> </w:t>
      </w:r>
      <w:proofErr w:type="spellStart"/>
      <w:r w:rsidR="006C17C7" w:rsidRPr="00CE0269">
        <w:t>dengan</w:t>
      </w:r>
      <w:proofErr w:type="spellEnd"/>
      <w:r w:rsidR="006C17C7" w:rsidRPr="00CE0269">
        <w:t xml:space="preserve"> </w:t>
      </w:r>
      <w:proofErr w:type="spellStart"/>
      <w:r w:rsidR="006C17C7" w:rsidRPr="00CE0269">
        <w:t>cakupan</w:t>
      </w:r>
      <w:proofErr w:type="spellEnd"/>
      <w:r w:rsidR="006C17C7" w:rsidRPr="00CE0269">
        <w:t xml:space="preserve"> yang </w:t>
      </w:r>
      <w:proofErr w:type="spellStart"/>
      <w:r w:rsidR="006C17C7" w:rsidRPr="00CE0269">
        <w:t>tercantum</w:t>
      </w:r>
      <w:proofErr w:type="spellEnd"/>
      <w:r w:rsidR="006C17C7" w:rsidRPr="00CE0269">
        <w:t xml:space="preserve"> </w:t>
      </w:r>
      <w:proofErr w:type="spellStart"/>
      <w:r w:rsidR="006C17C7" w:rsidRPr="00CE0269">
        <w:t>dalam</w:t>
      </w:r>
      <w:proofErr w:type="spellEnd"/>
      <w:r w:rsidR="006C17C7" w:rsidRPr="00CE0269">
        <w:t xml:space="preserve"> </w:t>
      </w:r>
      <w:r w:rsidR="00CE0269">
        <w:t xml:space="preserve">Ruang </w:t>
      </w:r>
      <w:proofErr w:type="spellStart"/>
      <w:r w:rsidR="00CE0269">
        <w:t>Lingkup</w:t>
      </w:r>
      <w:proofErr w:type="spellEnd"/>
      <w:r w:rsidR="00CE0269">
        <w:t xml:space="preserve"> </w:t>
      </w:r>
      <w:proofErr w:type="spellStart"/>
      <w:r w:rsidR="00CE0269">
        <w:t>Pekerjaan</w:t>
      </w:r>
      <w:proofErr w:type="spellEnd"/>
      <w:r w:rsidR="00CE0269">
        <w:t xml:space="preserve"> </w:t>
      </w:r>
      <w:r w:rsidR="00E95ED0">
        <w:t xml:space="preserve">pada </w:t>
      </w:r>
      <w:proofErr w:type="spellStart"/>
      <w:r w:rsidR="006C17C7" w:rsidRPr="00CE0269">
        <w:t>kontrak</w:t>
      </w:r>
      <w:proofErr w:type="spellEnd"/>
      <w:r w:rsidR="006C17C7" w:rsidRPr="00CE0269">
        <w:t xml:space="preserve"> </w:t>
      </w:r>
      <w:proofErr w:type="spellStart"/>
      <w:r w:rsidR="006C17C7" w:rsidRPr="00CE0269">
        <w:t>kerja</w:t>
      </w:r>
      <w:proofErr w:type="spellEnd"/>
      <w:r w:rsidR="006C17C7" w:rsidRPr="00CE0269">
        <w:t xml:space="preserve"> yang </w:t>
      </w:r>
      <w:proofErr w:type="spellStart"/>
      <w:r w:rsidR="006C17C7" w:rsidRPr="00CE0269">
        <w:t>disepakati</w:t>
      </w:r>
      <w:proofErr w:type="spellEnd"/>
      <w:r w:rsidR="006C17C7" w:rsidRPr="00CE0269">
        <w:t xml:space="preserve"> </w:t>
      </w:r>
      <w:proofErr w:type="spellStart"/>
      <w:r w:rsidR="006C17C7" w:rsidRPr="00CE0269">
        <w:t>kedua</w:t>
      </w:r>
      <w:proofErr w:type="spellEnd"/>
      <w:r w:rsidR="006C17C7" w:rsidRPr="00CE0269">
        <w:t xml:space="preserve"> </w:t>
      </w:r>
      <w:proofErr w:type="spellStart"/>
      <w:r w:rsidR="006C17C7" w:rsidRPr="00CE0269">
        <w:t>belah</w:t>
      </w:r>
      <w:proofErr w:type="spellEnd"/>
      <w:r w:rsidR="006C17C7" w:rsidRPr="00CE0269">
        <w:t xml:space="preserve"> </w:t>
      </w:r>
      <w:proofErr w:type="spellStart"/>
      <w:r w:rsidR="006C17C7" w:rsidRPr="00CE0269">
        <w:t>pihak</w:t>
      </w:r>
      <w:proofErr w:type="spellEnd"/>
      <w:r w:rsidR="00E95ED0">
        <w:t xml:space="preserve"> </w:t>
      </w:r>
      <w:proofErr w:type="spellStart"/>
      <w:r w:rsidR="00E95ED0">
        <w:t>dengan</w:t>
      </w:r>
      <w:proofErr w:type="spellEnd"/>
      <w:r w:rsidR="00E95ED0">
        <w:t xml:space="preserve"> </w:t>
      </w:r>
      <w:proofErr w:type="spellStart"/>
      <w:r w:rsidR="00E95ED0">
        <w:t>ketentuan</w:t>
      </w:r>
      <w:proofErr w:type="spellEnd"/>
      <w:r w:rsidR="00E95ED0">
        <w:t xml:space="preserve"> </w:t>
      </w:r>
      <w:proofErr w:type="spellStart"/>
      <w:r w:rsidR="00E95ED0">
        <w:t>sebagai</w:t>
      </w:r>
      <w:proofErr w:type="spellEnd"/>
      <w:r w:rsidR="00E95ED0">
        <w:t xml:space="preserve"> </w:t>
      </w:r>
      <w:proofErr w:type="spellStart"/>
      <w:r w:rsidR="00E95ED0">
        <w:t>berikut</w:t>
      </w:r>
      <w:proofErr w:type="spellEnd"/>
      <w:r w:rsidR="006C17C7" w:rsidRPr="00CE0269">
        <w:t>:</w:t>
      </w:r>
    </w:p>
    <w:p w14:paraId="2E161126" w14:textId="77777777" w:rsidR="00D00EDA" w:rsidRPr="00814AD1" w:rsidRDefault="00984D03" w:rsidP="000B5F93">
      <w:pPr>
        <w:pStyle w:val="BodyText"/>
        <w:numPr>
          <w:ilvl w:val="0"/>
          <w:numId w:val="31"/>
        </w:numPr>
        <w:spacing w:after="120" w:line="276" w:lineRule="auto"/>
        <w:jc w:val="both"/>
      </w:pPr>
      <w:proofErr w:type="spellStart"/>
      <w:r w:rsidRPr="00814AD1">
        <w:t>Pelayanan</w:t>
      </w:r>
      <w:proofErr w:type="spellEnd"/>
      <w:r w:rsidRPr="00814AD1">
        <w:t xml:space="preserve"> </w:t>
      </w:r>
      <w:proofErr w:type="spellStart"/>
      <w:r w:rsidRPr="00814AD1">
        <w:t>kesehatan</w:t>
      </w:r>
      <w:proofErr w:type="spellEnd"/>
      <w:r w:rsidRPr="00814AD1">
        <w:t xml:space="preserve"> </w:t>
      </w:r>
      <w:proofErr w:type="spellStart"/>
      <w:r w:rsidRPr="00814AD1">
        <w:t>kerja</w:t>
      </w:r>
      <w:proofErr w:type="spellEnd"/>
      <w:r w:rsidRPr="00814AD1">
        <w:t xml:space="preserve"> </w:t>
      </w:r>
      <w:proofErr w:type="spellStart"/>
      <w:r w:rsidRPr="00814AD1">
        <w:t>wajib</w:t>
      </w:r>
      <w:proofErr w:type="spellEnd"/>
      <w:r w:rsidRPr="00814AD1">
        <w:t xml:space="preserve"> </w:t>
      </w:r>
      <w:proofErr w:type="spellStart"/>
      <w:r w:rsidRPr="00814AD1">
        <w:t>dijalankan</w:t>
      </w:r>
      <w:proofErr w:type="spellEnd"/>
      <w:r w:rsidRPr="00814AD1">
        <w:t xml:space="preserve"> oleh </w:t>
      </w:r>
      <w:r w:rsidR="00E95ED0">
        <w:t>P</w:t>
      </w:r>
      <w:r w:rsidRPr="00814AD1">
        <w:t xml:space="preserve">erusahaan </w:t>
      </w:r>
      <w:proofErr w:type="spellStart"/>
      <w:r w:rsidRPr="00814AD1">
        <w:t>jasa</w:t>
      </w:r>
      <w:proofErr w:type="spellEnd"/>
      <w:r w:rsidRPr="00814AD1">
        <w:t xml:space="preserve"> K3 yang </w:t>
      </w:r>
      <w:proofErr w:type="spellStart"/>
      <w:r w:rsidRPr="00814AD1">
        <w:t>telah</w:t>
      </w:r>
      <w:proofErr w:type="spellEnd"/>
      <w:r w:rsidRPr="00814AD1">
        <w:t xml:space="preserve"> </w:t>
      </w:r>
      <w:proofErr w:type="spellStart"/>
      <w:r w:rsidRPr="00814AD1">
        <w:t>memenuhi</w:t>
      </w:r>
      <w:proofErr w:type="spellEnd"/>
      <w:r w:rsidRPr="00814AD1">
        <w:t xml:space="preserve"> </w:t>
      </w:r>
      <w:proofErr w:type="spellStart"/>
      <w:r w:rsidRPr="00814AD1">
        <w:t>persyaratan</w:t>
      </w:r>
      <w:proofErr w:type="spellEnd"/>
      <w:r w:rsidRPr="00814AD1">
        <w:t xml:space="preserve"> </w:t>
      </w:r>
      <w:proofErr w:type="spellStart"/>
      <w:r w:rsidRPr="00814AD1">
        <w:t>sesuai</w:t>
      </w:r>
      <w:proofErr w:type="spellEnd"/>
      <w:r w:rsidRPr="00814AD1">
        <w:t xml:space="preserve"> </w:t>
      </w:r>
      <w:proofErr w:type="spellStart"/>
      <w:r w:rsidRPr="00814AD1">
        <w:t>peraturan</w:t>
      </w:r>
      <w:proofErr w:type="spellEnd"/>
      <w:r w:rsidRPr="00814AD1">
        <w:t xml:space="preserve"> </w:t>
      </w:r>
      <w:proofErr w:type="spellStart"/>
      <w:r w:rsidRPr="00814AD1">
        <w:t>perundangan</w:t>
      </w:r>
      <w:proofErr w:type="spellEnd"/>
      <w:r w:rsidR="00401345" w:rsidRPr="00814AD1">
        <w:t>.</w:t>
      </w:r>
    </w:p>
    <w:p w14:paraId="1F9CAF34" w14:textId="77777777" w:rsidR="00984D03" w:rsidRPr="00814AD1" w:rsidRDefault="00984D03" w:rsidP="000B5F93">
      <w:pPr>
        <w:pStyle w:val="BodyText"/>
        <w:numPr>
          <w:ilvl w:val="0"/>
          <w:numId w:val="31"/>
        </w:numPr>
        <w:spacing w:after="120" w:line="276" w:lineRule="auto"/>
        <w:jc w:val="both"/>
      </w:pPr>
      <w:proofErr w:type="spellStart"/>
      <w:r w:rsidRPr="00814AD1">
        <w:t>Setiap</w:t>
      </w:r>
      <w:proofErr w:type="spellEnd"/>
      <w:r w:rsidRPr="00814AD1">
        <w:t xml:space="preserve"> </w:t>
      </w:r>
      <w:proofErr w:type="spellStart"/>
      <w:r w:rsidRPr="00814AD1">
        <w:t>dokter</w:t>
      </w:r>
      <w:proofErr w:type="spellEnd"/>
      <w:r w:rsidRPr="00814AD1">
        <w:t xml:space="preserve"> dan </w:t>
      </w:r>
      <w:proofErr w:type="spellStart"/>
      <w:r w:rsidRPr="00814AD1">
        <w:t>perawat</w:t>
      </w:r>
      <w:proofErr w:type="spellEnd"/>
      <w:r w:rsidRPr="00814AD1">
        <w:t xml:space="preserve"> yang </w:t>
      </w:r>
      <w:proofErr w:type="spellStart"/>
      <w:r w:rsidRPr="00814AD1">
        <w:t>ditugaskan</w:t>
      </w:r>
      <w:proofErr w:type="spellEnd"/>
      <w:r w:rsidRPr="00814AD1">
        <w:t xml:space="preserve"> </w:t>
      </w:r>
      <w:proofErr w:type="spellStart"/>
      <w:r w:rsidRPr="00814AD1">
        <w:t>wajib</w:t>
      </w:r>
      <w:proofErr w:type="spellEnd"/>
      <w:r w:rsidRPr="00814AD1">
        <w:t xml:space="preserve"> </w:t>
      </w:r>
      <w:proofErr w:type="spellStart"/>
      <w:r w:rsidRPr="00814AD1">
        <w:t>memenuhi</w:t>
      </w:r>
      <w:proofErr w:type="spellEnd"/>
      <w:r w:rsidRPr="00814AD1">
        <w:t xml:space="preserve"> </w:t>
      </w:r>
      <w:proofErr w:type="spellStart"/>
      <w:r w:rsidRPr="00814AD1">
        <w:t>persyaratan</w:t>
      </w:r>
      <w:proofErr w:type="spellEnd"/>
      <w:r w:rsidRPr="00814AD1">
        <w:t xml:space="preserve"> </w:t>
      </w:r>
      <w:proofErr w:type="spellStart"/>
      <w:r w:rsidRPr="00814AD1">
        <w:t>kompetensi</w:t>
      </w:r>
      <w:proofErr w:type="spellEnd"/>
      <w:r w:rsidRPr="00814AD1">
        <w:t xml:space="preserve"> </w:t>
      </w:r>
      <w:proofErr w:type="spellStart"/>
      <w:r w:rsidRPr="00814AD1">
        <w:t>tenaga</w:t>
      </w:r>
      <w:proofErr w:type="spellEnd"/>
      <w:r w:rsidRPr="00814AD1">
        <w:t xml:space="preserve"> </w:t>
      </w:r>
      <w:proofErr w:type="spellStart"/>
      <w:r w:rsidRPr="00814AD1">
        <w:t>medis</w:t>
      </w:r>
      <w:proofErr w:type="spellEnd"/>
      <w:r w:rsidRPr="00814AD1">
        <w:t xml:space="preserve"> </w:t>
      </w:r>
      <w:proofErr w:type="spellStart"/>
      <w:r w:rsidRPr="00814AD1">
        <w:t>seperti</w:t>
      </w:r>
      <w:proofErr w:type="spellEnd"/>
      <w:r w:rsidRPr="00814AD1">
        <w:t xml:space="preserve"> yang </w:t>
      </w:r>
      <w:proofErr w:type="spellStart"/>
      <w:r w:rsidRPr="00814AD1">
        <w:t>dipersyaratkan</w:t>
      </w:r>
      <w:proofErr w:type="spellEnd"/>
      <w:r w:rsidRPr="00814AD1">
        <w:t xml:space="preserve"> </w:t>
      </w:r>
      <w:proofErr w:type="spellStart"/>
      <w:r w:rsidRPr="00814AD1">
        <w:t>peraturan</w:t>
      </w:r>
      <w:proofErr w:type="spellEnd"/>
      <w:r w:rsidRPr="00814AD1">
        <w:t xml:space="preserve"> </w:t>
      </w:r>
      <w:proofErr w:type="spellStart"/>
      <w:r w:rsidRPr="00814AD1">
        <w:t>perundangan</w:t>
      </w:r>
      <w:proofErr w:type="spellEnd"/>
      <w:r w:rsidR="00401345" w:rsidRPr="00814AD1">
        <w:t>.</w:t>
      </w:r>
    </w:p>
    <w:p w14:paraId="58FA33E8" w14:textId="77777777" w:rsidR="00984D03" w:rsidRPr="00814AD1" w:rsidRDefault="00984D03" w:rsidP="000B5F93">
      <w:pPr>
        <w:pStyle w:val="BodyText"/>
        <w:numPr>
          <w:ilvl w:val="0"/>
          <w:numId w:val="31"/>
        </w:numPr>
        <w:spacing w:after="120" w:line="276" w:lineRule="auto"/>
        <w:jc w:val="both"/>
      </w:pPr>
      <w:proofErr w:type="spellStart"/>
      <w:r w:rsidRPr="00814AD1">
        <w:t>Pelayanan</w:t>
      </w:r>
      <w:proofErr w:type="spellEnd"/>
      <w:r w:rsidRPr="00814AD1">
        <w:t xml:space="preserve"> </w:t>
      </w:r>
      <w:proofErr w:type="spellStart"/>
      <w:r w:rsidRPr="00814AD1">
        <w:t>kesehatan</w:t>
      </w:r>
      <w:proofErr w:type="spellEnd"/>
      <w:r w:rsidRPr="00814AD1">
        <w:t xml:space="preserve"> yang </w:t>
      </w:r>
      <w:proofErr w:type="spellStart"/>
      <w:r w:rsidRPr="00814AD1">
        <w:t>dijalankan</w:t>
      </w:r>
      <w:proofErr w:type="spellEnd"/>
      <w:r w:rsidRPr="00814AD1">
        <w:t xml:space="preserve"> </w:t>
      </w:r>
      <w:proofErr w:type="spellStart"/>
      <w:r w:rsidRPr="00814AD1">
        <w:t>wajib</w:t>
      </w:r>
      <w:proofErr w:type="spellEnd"/>
      <w:r w:rsidRPr="00814AD1">
        <w:t xml:space="preserve"> </w:t>
      </w:r>
      <w:proofErr w:type="spellStart"/>
      <w:r w:rsidRPr="00814AD1">
        <w:t>memenuhi</w:t>
      </w:r>
      <w:proofErr w:type="spellEnd"/>
      <w:r w:rsidRPr="00814AD1">
        <w:t xml:space="preserve"> </w:t>
      </w:r>
      <w:proofErr w:type="spellStart"/>
      <w:r w:rsidRPr="00814AD1">
        <w:t>kaidah</w:t>
      </w:r>
      <w:proofErr w:type="spellEnd"/>
      <w:r w:rsidRPr="00814AD1">
        <w:t xml:space="preserve"> </w:t>
      </w:r>
      <w:proofErr w:type="spellStart"/>
      <w:r w:rsidRPr="00814AD1">
        <w:t>praktik</w:t>
      </w:r>
      <w:proofErr w:type="spellEnd"/>
      <w:r w:rsidRPr="00814AD1">
        <w:t xml:space="preserve"> </w:t>
      </w:r>
      <w:proofErr w:type="spellStart"/>
      <w:r w:rsidRPr="00814AD1">
        <w:t>pelayanan</w:t>
      </w:r>
      <w:proofErr w:type="spellEnd"/>
      <w:r w:rsidRPr="00814AD1">
        <w:t xml:space="preserve"> </w:t>
      </w:r>
      <w:proofErr w:type="spellStart"/>
      <w:r w:rsidRPr="00814AD1">
        <w:t>kesehata</w:t>
      </w:r>
      <w:r w:rsidR="0046205B">
        <w:t>n</w:t>
      </w:r>
      <w:proofErr w:type="spellEnd"/>
      <w:r w:rsidR="0046205B">
        <w:t xml:space="preserve"> </w:t>
      </w:r>
      <w:proofErr w:type="spellStart"/>
      <w:r w:rsidR="0046205B">
        <w:t>kerja</w:t>
      </w:r>
      <w:proofErr w:type="spellEnd"/>
      <w:r w:rsidR="0046205B">
        <w:t xml:space="preserve"> </w:t>
      </w:r>
      <w:proofErr w:type="spellStart"/>
      <w:r w:rsidR="0046205B">
        <w:t>sebagaimana</w:t>
      </w:r>
      <w:proofErr w:type="spellEnd"/>
      <w:r w:rsidR="0046205B">
        <w:t xml:space="preserve"> </w:t>
      </w:r>
      <w:proofErr w:type="spellStart"/>
      <w:r w:rsidR="0046205B">
        <w:t>dipersyarat</w:t>
      </w:r>
      <w:r w:rsidRPr="00814AD1">
        <w:t>kan</w:t>
      </w:r>
      <w:proofErr w:type="spellEnd"/>
      <w:r w:rsidRPr="00814AD1">
        <w:t xml:space="preserve"> oleh </w:t>
      </w:r>
      <w:proofErr w:type="spellStart"/>
      <w:r w:rsidRPr="00814AD1">
        <w:t>peraturan</w:t>
      </w:r>
      <w:proofErr w:type="spellEnd"/>
      <w:r w:rsidRPr="00814AD1">
        <w:t xml:space="preserve"> </w:t>
      </w:r>
      <w:proofErr w:type="spellStart"/>
      <w:r w:rsidRPr="00814AD1">
        <w:t>perundangan</w:t>
      </w:r>
      <w:proofErr w:type="spellEnd"/>
      <w:r w:rsidR="00401345" w:rsidRPr="00814AD1">
        <w:t>.</w:t>
      </w:r>
    </w:p>
    <w:p w14:paraId="11A63934" w14:textId="77777777" w:rsidR="00AC518B" w:rsidRDefault="00851248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Pengelolaan</w:t>
      </w:r>
      <w:proofErr w:type="spellEnd"/>
      <w:r w:rsidRPr="00814AD1">
        <w:t xml:space="preserve"> </w:t>
      </w:r>
      <w:proofErr w:type="spellStart"/>
      <w:r w:rsidRPr="00814AD1">
        <w:t>kesehatan</w:t>
      </w:r>
      <w:proofErr w:type="spellEnd"/>
      <w:r w:rsidRPr="00814AD1">
        <w:t xml:space="preserve"> </w:t>
      </w:r>
      <w:proofErr w:type="spellStart"/>
      <w:r w:rsidRPr="00814AD1">
        <w:t>dimulai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</w:t>
      </w:r>
      <w:proofErr w:type="spellStart"/>
      <w:r w:rsidRPr="00814AD1">
        <w:t>pemeriksaan</w:t>
      </w:r>
      <w:proofErr w:type="spellEnd"/>
      <w:r w:rsidRPr="00814AD1">
        <w:t xml:space="preserve"> </w:t>
      </w:r>
      <w:proofErr w:type="spellStart"/>
      <w:r w:rsidRPr="00814AD1">
        <w:t>kesehatan</w:t>
      </w:r>
      <w:proofErr w:type="spellEnd"/>
      <w:r w:rsidRPr="00814AD1">
        <w:t xml:space="preserve"> </w:t>
      </w:r>
      <w:proofErr w:type="spellStart"/>
      <w:r w:rsidR="00FF7A77" w:rsidRPr="00814AD1">
        <w:t>sebagai</w:t>
      </w:r>
      <w:proofErr w:type="spellEnd"/>
      <w:r w:rsidR="00FF7A77" w:rsidRPr="00814AD1">
        <w:t xml:space="preserve"> </w:t>
      </w:r>
      <w:r w:rsidR="00FF7A77" w:rsidRPr="006C17C7">
        <w:rPr>
          <w:i/>
        </w:rPr>
        <w:t>baseline health-</w:t>
      </w:r>
      <w:r w:rsidRPr="006C17C7">
        <w:rPr>
          <w:i/>
        </w:rPr>
        <w:t>risk assessment</w:t>
      </w:r>
      <w:r w:rsidRPr="00814AD1">
        <w:t xml:space="preserve"> </w:t>
      </w:r>
      <w:proofErr w:type="spellStart"/>
      <w:r w:rsidRPr="00814AD1">
        <w:t>untuk</w:t>
      </w:r>
      <w:proofErr w:type="spellEnd"/>
      <w:r w:rsidRPr="00814AD1">
        <w:t xml:space="preserve"> </w:t>
      </w:r>
      <w:proofErr w:type="spellStart"/>
      <w:r w:rsidRPr="00814AD1">
        <w:t>menentukan</w:t>
      </w:r>
      <w:proofErr w:type="spellEnd"/>
      <w:r w:rsidRPr="00814AD1">
        <w:t xml:space="preserve"> status </w:t>
      </w:r>
      <w:r w:rsidRPr="006943C2">
        <w:rPr>
          <w:i/>
        </w:rPr>
        <w:t>fit to work</w:t>
      </w:r>
      <w:r w:rsidRPr="00814AD1">
        <w:t xml:space="preserve">. </w:t>
      </w:r>
      <w:proofErr w:type="spellStart"/>
      <w:r w:rsidRPr="00814AD1">
        <w:t>Matriks</w:t>
      </w:r>
      <w:proofErr w:type="spellEnd"/>
      <w:r w:rsidRPr="00814AD1">
        <w:t xml:space="preserve"> </w:t>
      </w:r>
      <w:proofErr w:type="spellStart"/>
      <w:r w:rsidRPr="00814AD1">
        <w:t>Pemeriksaan</w:t>
      </w:r>
      <w:proofErr w:type="spellEnd"/>
      <w:r w:rsidRPr="00814AD1">
        <w:t xml:space="preserve"> </w:t>
      </w:r>
      <w:proofErr w:type="spellStart"/>
      <w:r w:rsidRPr="00814AD1">
        <w:t>kesehatan</w:t>
      </w:r>
      <w:proofErr w:type="spellEnd"/>
      <w:r w:rsidRPr="00814AD1">
        <w:t xml:space="preserve"> </w:t>
      </w:r>
      <w:proofErr w:type="spellStart"/>
      <w:r w:rsidRPr="00814AD1">
        <w:t>dilakukan</w:t>
      </w:r>
      <w:proofErr w:type="spellEnd"/>
      <w:r w:rsidRPr="00814AD1">
        <w:t xml:space="preserve"> </w:t>
      </w:r>
      <w:proofErr w:type="spellStart"/>
      <w:r w:rsidRPr="00814AD1">
        <w:t>sebagaimana</w:t>
      </w:r>
      <w:proofErr w:type="spellEnd"/>
      <w:r w:rsidRPr="00814AD1">
        <w:t xml:space="preserve"> </w:t>
      </w:r>
      <w:proofErr w:type="spellStart"/>
      <w:r w:rsidRPr="00814AD1">
        <w:t>berikut</w:t>
      </w:r>
      <w:proofErr w:type="spellEnd"/>
      <w:r w:rsidRPr="00814AD1">
        <w:t>:</w:t>
      </w:r>
    </w:p>
    <w:tbl>
      <w:tblPr>
        <w:tblStyle w:val="TableGrid"/>
        <w:tblW w:w="8441" w:type="dxa"/>
        <w:tblInd w:w="734" w:type="dxa"/>
        <w:tblLook w:val="04A0" w:firstRow="1" w:lastRow="0" w:firstColumn="1" w:lastColumn="0" w:noHBand="0" w:noVBand="1"/>
      </w:tblPr>
      <w:tblGrid>
        <w:gridCol w:w="1560"/>
        <w:gridCol w:w="2741"/>
        <w:gridCol w:w="4140"/>
      </w:tblGrid>
      <w:tr w:rsidR="00814AD1" w:rsidRPr="00814AD1" w14:paraId="6DA98CE5" w14:textId="77777777" w:rsidTr="00AE6E29">
        <w:trPr>
          <w:trHeight w:val="508"/>
        </w:trPr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30ED4547" w14:textId="77777777" w:rsidR="00851248" w:rsidRPr="00814AD1" w:rsidRDefault="00851248" w:rsidP="000B5F93">
            <w:pPr>
              <w:pStyle w:val="BodyText"/>
              <w:spacing w:after="120" w:line="276" w:lineRule="auto"/>
            </w:pPr>
          </w:p>
        </w:tc>
        <w:tc>
          <w:tcPr>
            <w:tcW w:w="2741" w:type="dxa"/>
            <w:shd w:val="clear" w:color="auto" w:fill="BFBFBF" w:themeFill="background1" w:themeFillShade="BF"/>
            <w:vAlign w:val="center"/>
          </w:tcPr>
          <w:p w14:paraId="19876FEA" w14:textId="77777777" w:rsidR="00851248" w:rsidRPr="00814AD1" w:rsidRDefault="00851248" w:rsidP="000B5F93">
            <w:pPr>
              <w:pStyle w:val="BodyText"/>
              <w:spacing w:after="120" w:line="276" w:lineRule="auto"/>
              <w:jc w:val="center"/>
              <w:rPr>
                <w:b/>
              </w:rPr>
            </w:pPr>
            <w:proofErr w:type="spellStart"/>
            <w:r w:rsidRPr="00814AD1">
              <w:rPr>
                <w:b/>
              </w:rPr>
              <w:t>Kegiatan</w:t>
            </w:r>
            <w:proofErr w:type="spellEnd"/>
          </w:p>
        </w:tc>
        <w:tc>
          <w:tcPr>
            <w:tcW w:w="4140" w:type="dxa"/>
            <w:shd w:val="clear" w:color="auto" w:fill="BFBFBF" w:themeFill="background1" w:themeFillShade="BF"/>
            <w:vAlign w:val="center"/>
          </w:tcPr>
          <w:p w14:paraId="7BDD238B" w14:textId="77777777" w:rsidR="00851248" w:rsidRPr="00814AD1" w:rsidRDefault="00851248" w:rsidP="000B5F93">
            <w:pPr>
              <w:pStyle w:val="BodyText"/>
              <w:spacing w:after="120" w:line="276" w:lineRule="auto"/>
              <w:jc w:val="center"/>
              <w:rPr>
                <w:b/>
              </w:rPr>
            </w:pPr>
            <w:proofErr w:type="spellStart"/>
            <w:r w:rsidRPr="00814AD1">
              <w:rPr>
                <w:b/>
              </w:rPr>
              <w:t>Keterangan</w:t>
            </w:r>
            <w:proofErr w:type="spellEnd"/>
          </w:p>
        </w:tc>
      </w:tr>
      <w:tr w:rsidR="00814AD1" w:rsidRPr="00814AD1" w14:paraId="527490D5" w14:textId="77777777" w:rsidTr="00E74C9A">
        <w:tc>
          <w:tcPr>
            <w:tcW w:w="1560" w:type="dxa"/>
          </w:tcPr>
          <w:p w14:paraId="1C8F21B5" w14:textId="77777777" w:rsidR="00851248" w:rsidRPr="00814AD1" w:rsidRDefault="00851248" w:rsidP="000B5F93">
            <w:pPr>
              <w:pStyle w:val="BodyText"/>
              <w:spacing w:after="120" w:line="276" w:lineRule="auto"/>
              <w:ind w:left="143"/>
              <w:jc w:val="both"/>
              <w:rPr>
                <w:b/>
              </w:rPr>
            </w:pPr>
            <w:r w:rsidRPr="00814AD1">
              <w:rPr>
                <w:b/>
              </w:rPr>
              <w:t>Pre-Employment</w:t>
            </w:r>
          </w:p>
        </w:tc>
        <w:tc>
          <w:tcPr>
            <w:tcW w:w="2741" w:type="dxa"/>
          </w:tcPr>
          <w:p w14:paraId="3A0CE19D" w14:textId="77777777" w:rsidR="00851248" w:rsidRPr="00814AD1" w:rsidRDefault="00851248" w:rsidP="000B5F93">
            <w:pPr>
              <w:pStyle w:val="BodyText"/>
              <w:spacing w:after="120" w:line="276" w:lineRule="auto"/>
              <w:ind w:left="143"/>
              <w:jc w:val="both"/>
            </w:pPr>
            <w:r w:rsidRPr="00814AD1">
              <w:t xml:space="preserve">Screening Medical Check Up (MCU </w:t>
            </w:r>
            <w:proofErr w:type="spellStart"/>
            <w:r w:rsidRPr="00814AD1">
              <w:t>Pra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Kerja</w:t>
            </w:r>
            <w:proofErr w:type="spellEnd"/>
            <w:r w:rsidRPr="00814AD1">
              <w:t>)</w:t>
            </w:r>
          </w:p>
        </w:tc>
        <w:tc>
          <w:tcPr>
            <w:tcW w:w="4140" w:type="dxa"/>
          </w:tcPr>
          <w:p w14:paraId="1B381B1B" w14:textId="77777777" w:rsidR="00851248" w:rsidRPr="00814AD1" w:rsidRDefault="00851248" w:rsidP="000B5F93">
            <w:pPr>
              <w:pStyle w:val="BodyText"/>
              <w:spacing w:after="120" w:line="276" w:lineRule="auto"/>
              <w:ind w:left="143"/>
              <w:jc w:val="both"/>
            </w:pPr>
            <w:proofErr w:type="spellStart"/>
            <w:r w:rsidRPr="00814AD1">
              <w:t>Dilakukan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sebelum</w:t>
            </w:r>
            <w:proofErr w:type="spellEnd"/>
            <w:r w:rsidRPr="00814AD1">
              <w:t xml:space="preserve"> yang </w:t>
            </w:r>
            <w:proofErr w:type="spellStart"/>
            <w:r w:rsidRPr="00814AD1">
              <w:t>bersangkutan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dipekerjakan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sebagai</w:t>
            </w:r>
            <w:proofErr w:type="spellEnd"/>
            <w:r w:rsidRPr="00814AD1">
              <w:t xml:space="preserve"> screening fit to work</w:t>
            </w:r>
          </w:p>
        </w:tc>
      </w:tr>
      <w:tr w:rsidR="00814AD1" w:rsidRPr="00814AD1" w14:paraId="7DB871D6" w14:textId="77777777" w:rsidTr="00E74C9A">
        <w:tc>
          <w:tcPr>
            <w:tcW w:w="1560" w:type="dxa"/>
            <w:vMerge w:val="restart"/>
          </w:tcPr>
          <w:p w14:paraId="5CE513CB" w14:textId="77777777" w:rsidR="00851248" w:rsidRPr="00814AD1" w:rsidRDefault="00851248" w:rsidP="000B5F93">
            <w:pPr>
              <w:pStyle w:val="BodyText"/>
              <w:spacing w:after="120" w:line="276" w:lineRule="auto"/>
              <w:ind w:left="143"/>
              <w:jc w:val="both"/>
              <w:rPr>
                <w:b/>
              </w:rPr>
            </w:pPr>
            <w:r w:rsidRPr="00814AD1">
              <w:rPr>
                <w:b/>
              </w:rPr>
              <w:t>On-Employment</w:t>
            </w:r>
          </w:p>
        </w:tc>
        <w:tc>
          <w:tcPr>
            <w:tcW w:w="2741" w:type="dxa"/>
          </w:tcPr>
          <w:p w14:paraId="5B353979" w14:textId="77777777" w:rsidR="00851248" w:rsidRPr="00814AD1" w:rsidRDefault="00851248" w:rsidP="000B5F93">
            <w:pPr>
              <w:pStyle w:val="BodyText"/>
              <w:spacing w:after="120" w:line="276" w:lineRule="auto"/>
              <w:ind w:left="143"/>
              <w:jc w:val="both"/>
            </w:pPr>
            <w:r w:rsidRPr="00814AD1">
              <w:t xml:space="preserve">Annual Medical Check Up (MCU </w:t>
            </w:r>
            <w:proofErr w:type="spellStart"/>
            <w:r w:rsidRPr="00814AD1">
              <w:t>Berkala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Tahunan</w:t>
            </w:r>
            <w:proofErr w:type="spellEnd"/>
            <w:r w:rsidRPr="00814AD1">
              <w:t xml:space="preserve">) </w:t>
            </w:r>
          </w:p>
        </w:tc>
        <w:tc>
          <w:tcPr>
            <w:tcW w:w="4140" w:type="dxa"/>
          </w:tcPr>
          <w:p w14:paraId="23EAB1EC" w14:textId="77777777" w:rsidR="00851248" w:rsidRPr="00814AD1" w:rsidRDefault="00851248" w:rsidP="000B5F93">
            <w:pPr>
              <w:pStyle w:val="BodyText"/>
              <w:spacing w:after="120" w:line="276" w:lineRule="auto"/>
              <w:ind w:left="143"/>
              <w:jc w:val="both"/>
            </w:pPr>
            <w:r w:rsidRPr="00814AD1">
              <w:t xml:space="preserve">Monitoring </w:t>
            </w:r>
            <w:proofErr w:type="spellStart"/>
            <w:r w:rsidRPr="00814AD1">
              <w:t>berkala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tahunan</w:t>
            </w:r>
            <w:proofErr w:type="spellEnd"/>
            <w:r w:rsidR="00E74C9A" w:rsidRPr="00814AD1">
              <w:t xml:space="preserve"> </w:t>
            </w:r>
            <w:proofErr w:type="spellStart"/>
            <w:r w:rsidR="00E74C9A" w:rsidRPr="00814AD1">
              <w:t>atas</w:t>
            </w:r>
            <w:proofErr w:type="spellEnd"/>
            <w:r w:rsidR="00E74C9A" w:rsidRPr="00814AD1">
              <w:t xml:space="preserve"> status </w:t>
            </w:r>
            <w:proofErr w:type="spellStart"/>
            <w:r w:rsidR="00E74C9A" w:rsidRPr="00814AD1">
              <w:t>kesehatan</w:t>
            </w:r>
            <w:proofErr w:type="spellEnd"/>
            <w:r w:rsidR="00E74C9A" w:rsidRPr="00814AD1">
              <w:t xml:space="preserve"> </w:t>
            </w:r>
            <w:proofErr w:type="spellStart"/>
            <w:r w:rsidR="00E74C9A" w:rsidRPr="00814AD1">
              <w:t>karyawan</w:t>
            </w:r>
            <w:proofErr w:type="spellEnd"/>
          </w:p>
        </w:tc>
      </w:tr>
      <w:tr w:rsidR="00814AD1" w:rsidRPr="00814AD1" w14:paraId="2C1D5D76" w14:textId="77777777" w:rsidTr="00E74C9A">
        <w:tc>
          <w:tcPr>
            <w:tcW w:w="1560" w:type="dxa"/>
            <w:vMerge/>
          </w:tcPr>
          <w:p w14:paraId="27F42D68" w14:textId="77777777" w:rsidR="00851248" w:rsidRPr="00814AD1" w:rsidRDefault="00851248" w:rsidP="000B5F93">
            <w:pPr>
              <w:pStyle w:val="BodyText"/>
              <w:spacing w:after="120" w:line="276" w:lineRule="auto"/>
              <w:ind w:left="143"/>
              <w:jc w:val="both"/>
              <w:rPr>
                <w:b/>
              </w:rPr>
            </w:pPr>
          </w:p>
        </w:tc>
        <w:tc>
          <w:tcPr>
            <w:tcW w:w="2741" w:type="dxa"/>
          </w:tcPr>
          <w:p w14:paraId="5D7EC2A0" w14:textId="77777777" w:rsidR="00851248" w:rsidRPr="00814AD1" w:rsidRDefault="00851248" w:rsidP="000B5F93">
            <w:pPr>
              <w:pStyle w:val="BodyText"/>
              <w:spacing w:after="120" w:line="276" w:lineRule="auto"/>
              <w:ind w:left="143"/>
              <w:jc w:val="both"/>
            </w:pPr>
            <w:r w:rsidRPr="00814AD1">
              <w:t xml:space="preserve">Specific Medical Check Up (MCU </w:t>
            </w:r>
            <w:proofErr w:type="spellStart"/>
            <w:r w:rsidRPr="00814AD1">
              <w:t>Khusus</w:t>
            </w:r>
            <w:proofErr w:type="spellEnd"/>
            <w:r w:rsidRPr="00814AD1">
              <w:t xml:space="preserve">) </w:t>
            </w:r>
          </w:p>
        </w:tc>
        <w:tc>
          <w:tcPr>
            <w:tcW w:w="4140" w:type="dxa"/>
          </w:tcPr>
          <w:p w14:paraId="62FD57C7" w14:textId="77777777" w:rsidR="00851248" w:rsidRPr="00814AD1" w:rsidRDefault="00851248" w:rsidP="000B5F93">
            <w:pPr>
              <w:pStyle w:val="BodyText"/>
              <w:spacing w:after="120" w:line="276" w:lineRule="auto"/>
              <w:ind w:left="143"/>
              <w:jc w:val="both"/>
            </w:pPr>
            <w:proofErr w:type="spellStart"/>
            <w:r w:rsidRPr="00814AD1">
              <w:t>Dilakukan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untuk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pekerja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dengan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risiko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tertentu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jika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diperlukan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sesuai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peraturan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perundangan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atau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berdasarkan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rekomendasi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dokter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pemeriksa</w:t>
            </w:r>
            <w:proofErr w:type="spellEnd"/>
          </w:p>
        </w:tc>
      </w:tr>
      <w:tr w:rsidR="00814AD1" w:rsidRPr="00814AD1" w14:paraId="4857A349" w14:textId="77777777" w:rsidTr="00E74C9A">
        <w:tc>
          <w:tcPr>
            <w:tcW w:w="1560" w:type="dxa"/>
          </w:tcPr>
          <w:p w14:paraId="7D974E7B" w14:textId="77777777" w:rsidR="00851248" w:rsidRPr="00814AD1" w:rsidRDefault="00851248" w:rsidP="000B5F93">
            <w:pPr>
              <w:pStyle w:val="BodyText"/>
              <w:spacing w:after="120" w:line="276" w:lineRule="auto"/>
              <w:ind w:left="143"/>
              <w:jc w:val="both"/>
              <w:rPr>
                <w:b/>
              </w:rPr>
            </w:pPr>
            <w:r w:rsidRPr="00814AD1">
              <w:rPr>
                <w:b/>
              </w:rPr>
              <w:t>Post-Employment</w:t>
            </w:r>
          </w:p>
        </w:tc>
        <w:tc>
          <w:tcPr>
            <w:tcW w:w="2741" w:type="dxa"/>
          </w:tcPr>
          <w:p w14:paraId="30AAC3FD" w14:textId="77777777" w:rsidR="00851248" w:rsidRPr="00814AD1" w:rsidRDefault="00851248" w:rsidP="000B5F93">
            <w:pPr>
              <w:pStyle w:val="BodyText"/>
              <w:spacing w:after="120" w:line="276" w:lineRule="auto"/>
              <w:ind w:left="143"/>
              <w:jc w:val="both"/>
            </w:pPr>
            <w:r w:rsidRPr="00814AD1">
              <w:t xml:space="preserve">Retirement Medical Check Up (MCU </w:t>
            </w:r>
            <w:proofErr w:type="spellStart"/>
            <w:r w:rsidRPr="00814AD1">
              <w:t>Purna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Karya</w:t>
            </w:r>
            <w:proofErr w:type="spellEnd"/>
            <w:r w:rsidRPr="00814AD1">
              <w:t>)</w:t>
            </w:r>
          </w:p>
        </w:tc>
        <w:tc>
          <w:tcPr>
            <w:tcW w:w="4140" w:type="dxa"/>
          </w:tcPr>
          <w:p w14:paraId="222D8BC4" w14:textId="77777777" w:rsidR="00851248" w:rsidRPr="00814AD1" w:rsidRDefault="00851248" w:rsidP="000B5F93">
            <w:pPr>
              <w:pStyle w:val="BodyText"/>
              <w:spacing w:after="120" w:line="276" w:lineRule="auto"/>
              <w:ind w:left="143"/>
              <w:jc w:val="both"/>
            </w:pPr>
            <w:proofErr w:type="spellStart"/>
            <w:r w:rsidRPr="00814AD1">
              <w:t>Dilakukan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untuk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pekerja</w:t>
            </w:r>
            <w:proofErr w:type="spellEnd"/>
            <w:r w:rsidRPr="00814AD1">
              <w:t xml:space="preserve"> yang </w:t>
            </w:r>
            <w:proofErr w:type="spellStart"/>
            <w:r w:rsidRPr="00814AD1">
              <w:t>memasuki</w:t>
            </w:r>
            <w:proofErr w:type="spellEnd"/>
            <w:r w:rsidRPr="00814AD1">
              <w:t xml:space="preserve"> masa </w:t>
            </w:r>
            <w:proofErr w:type="spellStart"/>
            <w:r w:rsidRPr="00814AD1">
              <w:t>pensiun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untuk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memastikan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bahwa</w:t>
            </w:r>
            <w:proofErr w:type="spellEnd"/>
            <w:r w:rsidRPr="00814AD1">
              <w:t xml:space="preserve"> yang </w:t>
            </w:r>
            <w:proofErr w:type="spellStart"/>
            <w:r w:rsidRPr="00814AD1">
              <w:t>bersangkutan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dalam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memasui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usia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pensiun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tidak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mengalami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masalah</w:t>
            </w:r>
            <w:proofErr w:type="spellEnd"/>
            <w:r w:rsidRPr="00814AD1">
              <w:t xml:space="preserve"> </w:t>
            </w:r>
            <w:proofErr w:type="spellStart"/>
            <w:r w:rsidRPr="00814AD1">
              <w:lastRenderedPageBreak/>
              <w:t>kesehatan</w:t>
            </w:r>
            <w:proofErr w:type="spellEnd"/>
            <w:r w:rsidRPr="00814AD1">
              <w:t xml:space="preserve"> yang </w:t>
            </w:r>
            <w:proofErr w:type="spellStart"/>
            <w:r w:rsidRPr="00814AD1">
              <w:t>mengurangi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kualitas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hidup</w:t>
            </w:r>
            <w:proofErr w:type="spellEnd"/>
          </w:p>
        </w:tc>
      </w:tr>
    </w:tbl>
    <w:p w14:paraId="6520137D" w14:textId="77777777" w:rsidR="000D6780" w:rsidRPr="009C49E4" w:rsidRDefault="000D6780" w:rsidP="000B5F93">
      <w:pPr>
        <w:pStyle w:val="BodyText"/>
        <w:spacing w:before="100" w:after="120" w:line="276" w:lineRule="auto"/>
        <w:ind w:left="720"/>
        <w:jc w:val="both"/>
      </w:pPr>
      <w:proofErr w:type="spellStart"/>
      <w:r w:rsidRPr="009C49E4">
        <w:lastRenderedPageBreak/>
        <w:t>Pemeriksaan</w:t>
      </w:r>
      <w:proofErr w:type="spellEnd"/>
      <w:r w:rsidRPr="009C49E4">
        <w:t xml:space="preserve"> </w:t>
      </w:r>
      <w:proofErr w:type="spellStart"/>
      <w:r w:rsidRPr="009C49E4">
        <w:t>kesehatan</w:t>
      </w:r>
      <w:proofErr w:type="spellEnd"/>
      <w:r w:rsidRPr="009C49E4">
        <w:t xml:space="preserve"> </w:t>
      </w:r>
      <w:proofErr w:type="spellStart"/>
      <w:r w:rsidRPr="009C49E4">
        <w:t>pekerja</w:t>
      </w:r>
      <w:proofErr w:type="spellEnd"/>
      <w:r w:rsidRPr="009C49E4">
        <w:t xml:space="preserve"> </w:t>
      </w:r>
      <w:proofErr w:type="spellStart"/>
      <w:r w:rsidRPr="009C49E4">
        <w:t>dilakukan</w:t>
      </w:r>
      <w:proofErr w:type="spellEnd"/>
      <w:r w:rsidRPr="009C49E4">
        <w:t xml:space="preserve"> </w:t>
      </w:r>
      <w:proofErr w:type="spellStart"/>
      <w:r w:rsidRPr="009C49E4">
        <w:t>dengan</w:t>
      </w:r>
      <w:proofErr w:type="spellEnd"/>
      <w:r w:rsidRPr="009C49E4">
        <w:t xml:space="preserve"> </w:t>
      </w:r>
      <w:proofErr w:type="spellStart"/>
      <w:r w:rsidRPr="009C49E4">
        <w:t>mengikuti</w:t>
      </w:r>
      <w:proofErr w:type="spellEnd"/>
      <w:r w:rsidRPr="009C49E4">
        <w:t xml:space="preserve"> </w:t>
      </w:r>
      <w:proofErr w:type="spellStart"/>
      <w:r w:rsidRPr="009C49E4">
        <w:t>standar</w:t>
      </w:r>
      <w:proofErr w:type="spellEnd"/>
      <w:r w:rsidRPr="009C49E4">
        <w:t xml:space="preserve"> parameter yang </w:t>
      </w:r>
      <w:proofErr w:type="spellStart"/>
      <w:r w:rsidRPr="009C49E4">
        <w:t>telah</w:t>
      </w:r>
      <w:proofErr w:type="spellEnd"/>
      <w:r w:rsidRPr="009C49E4">
        <w:t xml:space="preserve"> </w:t>
      </w:r>
      <w:proofErr w:type="spellStart"/>
      <w:r w:rsidRPr="009C49E4">
        <w:t>ditetapkan</w:t>
      </w:r>
      <w:proofErr w:type="spellEnd"/>
      <w:r w:rsidRPr="009C49E4">
        <w:t xml:space="preserve"> oleh Perusahaan dan </w:t>
      </w:r>
      <w:proofErr w:type="spellStart"/>
      <w:r w:rsidRPr="009C49E4">
        <w:t>jika</w:t>
      </w:r>
      <w:proofErr w:type="spellEnd"/>
      <w:r w:rsidRPr="009C49E4">
        <w:t xml:space="preserve"> PT</w:t>
      </w:r>
      <w:r w:rsidR="00E95ED0">
        <w:t>MC</w:t>
      </w:r>
      <w:r w:rsidRPr="009C49E4">
        <w:t xml:space="preserve"> </w:t>
      </w:r>
      <w:proofErr w:type="spellStart"/>
      <w:r w:rsidRPr="009C49E4">
        <w:t>telah</w:t>
      </w:r>
      <w:proofErr w:type="spellEnd"/>
      <w:r w:rsidRPr="009C49E4">
        <w:t xml:space="preserve"> </w:t>
      </w:r>
      <w:proofErr w:type="spellStart"/>
      <w:r w:rsidRPr="009C49E4">
        <w:t>menetapkan</w:t>
      </w:r>
      <w:proofErr w:type="spellEnd"/>
      <w:r w:rsidRPr="009C49E4">
        <w:t xml:space="preserve"> </w:t>
      </w:r>
      <w:proofErr w:type="spellStart"/>
      <w:r w:rsidRPr="009C49E4">
        <w:t>adanya</w:t>
      </w:r>
      <w:proofErr w:type="spellEnd"/>
      <w:r w:rsidRPr="009C49E4">
        <w:t xml:space="preserve"> parameter lain yang </w:t>
      </w:r>
      <w:proofErr w:type="spellStart"/>
      <w:r w:rsidRPr="009C49E4">
        <w:t>belum</w:t>
      </w:r>
      <w:proofErr w:type="spellEnd"/>
      <w:r w:rsidRPr="009C49E4">
        <w:t xml:space="preserve"> </w:t>
      </w:r>
      <w:proofErr w:type="spellStart"/>
      <w:r w:rsidRPr="009C49E4">
        <w:t>terdaftar</w:t>
      </w:r>
      <w:proofErr w:type="spellEnd"/>
      <w:r w:rsidRPr="009C49E4">
        <w:t xml:space="preserve"> di </w:t>
      </w:r>
      <w:proofErr w:type="spellStart"/>
      <w:r w:rsidRPr="009C49E4">
        <w:t>dalam</w:t>
      </w:r>
      <w:proofErr w:type="spellEnd"/>
      <w:r w:rsidRPr="009C49E4">
        <w:t xml:space="preserve"> </w:t>
      </w:r>
      <w:proofErr w:type="spellStart"/>
      <w:r w:rsidRPr="009C49E4">
        <w:t>standar</w:t>
      </w:r>
      <w:proofErr w:type="spellEnd"/>
      <w:r w:rsidRPr="009C49E4">
        <w:t xml:space="preserve"> parameter SIS </w:t>
      </w:r>
      <w:proofErr w:type="spellStart"/>
      <w:r w:rsidRPr="009C49E4">
        <w:t>maka</w:t>
      </w:r>
      <w:proofErr w:type="spellEnd"/>
      <w:r w:rsidRPr="009C49E4">
        <w:t xml:space="preserve"> </w:t>
      </w:r>
      <w:proofErr w:type="spellStart"/>
      <w:r w:rsidRPr="009C49E4">
        <w:t>akan</w:t>
      </w:r>
      <w:proofErr w:type="spellEnd"/>
      <w:r w:rsidRPr="009C49E4">
        <w:t xml:space="preserve"> </w:t>
      </w:r>
      <w:proofErr w:type="spellStart"/>
      <w:r w:rsidRPr="009C49E4">
        <w:t>dilakukan</w:t>
      </w:r>
      <w:proofErr w:type="spellEnd"/>
      <w:r w:rsidRPr="009C49E4">
        <w:t xml:space="preserve"> </w:t>
      </w:r>
      <w:proofErr w:type="spellStart"/>
      <w:r w:rsidRPr="009C49E4">
        <w:t>penyesuaian</w:t>
      </w:r>
      <w:proofErr w:type="spellEnd"/>
      <w:r w:rsidRPr="009C49E4">
        <w:t xml:space="preserve"> item </w:t>
      </w:r>
      <w:proofErr w:type="spellStart"/>
      <w:r w:rsidRPr="009C49E4">
        <w:t>pemeriksaan</w:t>
      </w:r>
      <w:proofErr w:type="spellEnd"/>
      <w:r w:rsidRPr="009C49E4">
        <w:t xml:space="preserve"> </w:t>
      </w:r>
      <w:proofErr w:type="spellStart"/>
      <w:r w:rsidRPr="009C49E4">
        <w:t>sesuai</w:t>
      </w:r>
      <w:proofErr w:type="spellEnd"/>
      <w:r w:rsidRPr="009C49E4">
        <w:t xml:space="preserve"> </w:t>
      </w:r>
      <w:proofErr w:type="spellStart"/>
      <w:r w:rsidRPr="009C49E4">
        <w:t>dengan</w:t>
      </w:r>
      <w:proofErr w:type="spellEnd"/>
      <w:r w:rsidRPr="009C49E4">
        <w:t xml:space="preserve"> </w:t>
      </w:r>
      <w:proofErr w:type="spellStart"/>
      <w:r w:rsidRPr="009C49E4">
        <w:t>ketentuan</w:t>
      </w:r>
      <w:proofErr w:type="spellEnd"/>
      <w:r w:rsidRPr="009C49E4">
        <w:t xml:space="preserve"> yang </w:t>
      </w:r>
      <w:proofErr w:type="spellStart"/>
      <w:r w:rsidRPr="009C49E4">
        <w:t>berlaku</w:t>
      </w:r>
      <w:proofErr w:type="spellEnd"/>
      <w:r w:rsidRPr="009C49E4">
        <w:t xml:space="preserve">. </w:t>
      </w:r>
    </w:p>
    <w:p w14:paraId="1A9898CD" w14:textId="77777777" w:rsidR="000D6780" w:rsidRPr="009C49E4" w:rsidRDefault="000D6780" w:rsidP="000B5F93">
      <w:pPr>
        <w:pStyle w:val="BodyText"/>
        <w:spacing w:after="120" w:line="276" w:lineRule="auto"/>
        <w:ind w:left="720"/>
        <w:jc w:val="both"/>
      </w:pPr>
      <w:proofErr w:type="spellStart"/>
      <w:r w:rsidRPr="009C49E4">
        <w:t>Setiap</w:t>
      </w:r>
      <w:proofErr w:type="spellEnd"/>
      <w:r w:rsidRPr="009C49E4">
        <w:t xml:space="preserve"> </w:t>
      </w:r>
      <w:proofErr w:type="spellStart"/>
      <w:r w:rsidRPr="009C49E4">
        <w:t>hasil</w:t>
      </w:r>
      <w:proofErr w:type="spellEnd"/>
      <w:r w:rsidRPr="009C49E4">
        <w:t xml:space="preserve"> </w:t>
      </w:r>
      <w:proofErr w:type="spellStart"/>
      <w:r w:rsidRPr="009C49E4">
        <w:t>pemeriksaan</w:t>
      </w:r>
      <w:proofErr w:type="spellEnd"/>
      <w:r w:rsidRPr="009C49E4">
        <w:t xml:space="preserve"> </w:t>
      </w:r>
      <w:proofErr w:type="spellStart"/>
      <w:r w:rsidRPr="009C49E4">
        <w:t>kesehatan</w:t>
      </w:r>
      <w:proofErr w:type="spellEnd"/>
      <w:r w:rsidRPr="009C49E4">
        <w:t xml:space="preserve"> </w:t>
      </w:r>
      <w:proofErr w:type="spellStart"/>
      <w:r w:rsidRPr="009C49E4">
        <w:t>pekerja</w:t>
      </w:r>
      <w:proofErr w:type="spellEnd"/>
      <w:r w:rsidRPr="009C49E4">
        <w:t xml:space="preserve"> </w:t>
      </w:r>
      <w:proofErr w:type="spellStart"/>
      <w:r w:rsidRPr="009C49E4">
        <w:t>dilakukan</w:t>
      </w:r>
      <w:proofErr w:type="spellEnd"/>
      <w:r w:rsidRPr="009C49E4">
        <w:t xml:space="preserve"> </w:t>
      </w:r>
      <w:proofErr w:type="spellStart"/>
      <w:r w:rsidRPr="009C49E4">
        <w:t>analisa</w:t>
      </w:r>
      <w:proofErr w:type="spellEnd"/>
      <w:r w:rsidRPr="009C49E4">
        <w:t xml:space="preserve"> </w:t>
      </w:r>
      <w:proofErr w:type="spellStart"/>
      <w:r w:rsidRPr="009C49E4">
        <w:t>terhadap</w:t>
      </w:r>
      <w:proofErr w:type="spellEnd"/>
      <w:r w:rsidRPr="009C49E4">
        <w:t xml:space="preserve"> </w:t>
      </w:r>
      <w:proofErr w:type="spellStart"/>
      <w:r w:rsidRPr="009C49E4">
        <w:t>hasilnya</w:t>
      </w:r>
      <w:proofErr w:type="spellEnd"/>
      <w:r w:rsidRPr="009C49E4">
        <w:t xml:space="preserve"> </w:t>
      </w:r>
      <w:proofErr w:type="spellStart"/>
      <w:r w:rsidRPr="009C49E4">
        <w:t>untuk</w:t>
      </w:r>
      <w:proofErr w:type="spellEnd"/>
      <w:r w:rsidRPr="009C49E4">
        <w:t xml:space="preserve"> </w:t>
      </w:r>
      <w:proofErr w:type="spellStart"/>
      <w:r w:rsidRPr="009C49E4">
        <w:t>menentukan</w:t>
      </w:r>
      <w:proofErr w:type="spellEnd"/>
      <w:r w:rsidRPr="009C49E4">
        <w:t xml:space="preserve"> </w:t>
      </w:r>
      <w:r w:rsidRPr="00E95ED0">
        <w:rPr>
          <w:i/>
        </w:rPr>
        <w:t>trendline status fit to work</w:t>
      </w:r>
      <w:r w:rsidRPr="009C49E4">
        <w:t xml:space="preserve"> </w:t>
      </w:r>
      <w:proofErr w:type="spellStart"/>
      <w:r w:rsidRPr="009C49E4">
        <w:t>karyawan</w:t>
      </w:r>
      <w:proofErr w:type="spellEnd"/>
      <w:r w:rsidRPr="009C49E4">
        <w:t xml:space="preserve">, </w:t>
      </w:r>
      <w:proofErr w:type="spellStart"/>
      <w:r w:rsidRPr="009C49E4">
        <w:t>potensi</w:t>
      </w:r>
      <w:proofErr w:type="spellEnd"/>
      <w:r w:rsidRPr="009C49E4">
        <w:t xml:space="preserve"> </w:t>
      </w:r>
      <w:proofErr w:type="spellStart"/>
      <w:r w:rsidRPr="009C49E4">
        <w:t>masalah</w:t>
      </w:r>
      <w:proofErr w:type="spellEnd"/>
      <w:r w:rsidRPr="009C49E4">
        <w:t xml:space="preserve"> </w:t>
      </w:r>
      <w:proofErr w:type="spellStart"/>
      <w:r w:rsidRPr="009C49E4">
        <w:t>kesehatan</w:t>
      </w:r>
      <w:proofErr w:type="spellEnd"/>
      <w:r w:rsidRPr="009C49E4">
        <w:t xml:space="preserve"> yang </w:t>
      </w:r>
      <w:proofErr w:type="spellStart"/>
      <w:r w:rsidRPr="009C49E4">
        <w:t>dihadapi</w:t>
      </w:r>
      <w:proofErr w:type="spellEnd"/>
      <w:r w:rsidRPr="009C49E4">
        <w:t xml:space="preserve"> </w:t>
      </w:r>
      <w:proofErr w:type="spellStart"/>
      <w:r w:rsidRPr="009C49E4">
        <w:t>sebagai</w:t>
      </w:r>
      <w:proofErr w:type="spellEnd"/>
      <w:r w:rsidRPr="009C49E4">
        <w:t xml:space="preserve"> </w:t>
      </w:r>
      <w:proofErr w:type="spellStart"/>
      <w:r w:rsidRPr="009C49E4">
        <w:t>dasar</w:t>
      </w:r>
      <w:proofErr w:type="spellEnd"/>
      <w:r w:rsidRPr="009C49E4">
        <w:t xml:space="preserve"> </w:t>
      </w:r>
      <w:proofErr w:type="spellStart"/>
      <w:r w:rsidRPr="009C49E4">
        <w:t>penyusunan</w:t>
      </w:r>
      <w:proofErr w:type="spellEnd"/>
      <w:r w:rsidRPr="009C49E4">
        <w:t xml:space="preserve"> program </w:t>
      </w:r>
      <w:proofErr w:type="spellStart"/>
      <w:r w:rsidRPr="009C49E4">
        <w:t>kerja</w:t>
      </w:r>
      <w:proofErr w:type="spellEnd"/>
      <w:r w:rsidRPr="009C49E4">
        <w:t xml:space="preserve"> </w:t>
      </w:r>
      <w:proofErr w:type="spellStart"/>
      <w:r w:rsidRPr="009C49E4">
        <w:t>kesehatan</w:t>
      </w:r>
      <w:proofErr w:type="spellEnd"/>
      <w:r w:rsidRPr="009C49E4">
        <w:t xml:space="preserve"> </w:t>
      </w:r>
      <w:proofErr w:type="spellStart"/>
      <w:r w:rsidRPr="009C49E4">
        <w:t>untuk</w:t>
      </w:r>
      <w:proofErr w:type="spellEnd"/>
      <w:r w:rsidRPr="009C49E4">
        <w:t xml:space="preserve"> </w:t>
      </w:r>
      <w:proofErr w:type="spellStart"/>
      <w:r w:rsidRPr="009C49E4">
        <w:t>mempertahankan</w:t>
      </w:r>
      <w:proofErr w:type="spellEnd"/>
      <w:r w:rsidRPr="009C49E4">
        <w:t xml:space="preserve"> status </w:t>
      </w:r>
      <w:proofErr w:type="spellStart"/>
      <w:r w:rsidRPr="009C49E4">
        <w:t>kesehatan</w:t>
      </w:r>
      <w:proofErr w:type="spellEnd"/>
      <w:r w:rsidRPr="009C49E4">
        <w:t xml:space="preserve"> </w:t>
      </w:r>
      <w:proofErr w:type="spellStart"/>
      <w:r w:rsidRPr="009C49E4">
        <w:t>pekerja</w:t>
      </w:r>
      <w:proofErr w:type="spellEnd"/>
      <w:r w:rsidRPr="009C49E4">
        <w:t>.</w:t>
      </w:r>
    </w:p>
    <w:p w14:paraId="6B2AA3A5" w14:textId="77777777" w:rsidR="000D6780" w:rsidRPr="009C49E4" w:rsidRDefault="000D6780" w:rsidP="000B5F93">
      <w:pPr>
        <w:pStyle w:val="BodyText"/>
        <w:spacing w:after="120" w:line="276" w:lineRule="auto"/>
        <w:ind w:left="720"/>
        <w:jc w:val="both"/>
      </w:pPr>
      <w:r w:rsidRPr="009C49E4">
        <w:t xml:space="preserve">Dokter yang </w:t>
      </w:r>
      <w:proofErr w:type="spellStart"/>
      <w:r w:rsidRPr="009C49E4">
        <w:t>melakukan</w:t>
      </w:r>
      <w:proofErr w:type="spellEnd"/>
      <w:r w:rsidRPr="009C49E4">
        <w:t xml:space="preserve"> </w:t>
      </w:r>
      <w:proofErr w:type="spellStart"/>
      <w:r w:rsidRPr="009C49E4">
        <w:t>analisa</w:t>
      </w:r>
      <w:proofErr w:type="spellEnd"/>
      <w:r w:rsidRPr="009C49E4">
        <w:t xml:space="preserve"> </w:t>
      </w:r>
      <w:proofErr w:type="spellStart"/>
      <w:r w:rsidRPr="009C49E4">
        <w:t>hasil</w:t>
      </w:r>
      <w:proofErr w:type="spellEnd"/>
      <w:r w:rsidRPr="009C49E4">
        <w:t xml:space="preserve"> </w:t>
      </w:r>
      <w:proofErr w:type="spellStart"/>
      <w:r w:rsidRPr="009C49E4">
        <w:t>pemeriksaan</w:t>
      </w:r>
      <w:proofErr w:type="spellEnd"/>
      <w:r w:rsidRPr="009C49E4">
        <w:t xml:space="preserve"> </w:t>
      </w:r>
      <w:proofErr w:type="spellStart"/>
      <w:r w:rsidRPr="009C49E4">
        <w:t>kesehatan</w:t>
      </w:r>
      <w:proofErr w:type="spellEnd"/>
      <w:r w:rsidRPr="009C49E4">
        <w:t xml:space="preserve"> </w:t>
      </w:r>
      <w:proofErr w:type="spellStart"/>
      <w:r w:rsidRPr="009C49E4">
        <w:t>harus</w:t>
      </w:r>
      <w:proofErr w:type="spellEnd"/>
      <w:r w:rsidRPr="009C49E4">
        <w:t xml:space="preserve"> </w:t>
      </w:r>
      <w:proofErr w:type="spellStart"/>
      <w:r w:rsidRPr="009C49E4">
        <w:t>mendapatkan</w:t>
      </w:r>
      <w:proofErr w:type="spellEnd"/>
      <w:r w:rsidRPr="009C49E4">
        <w:t xml:space="preserve"> </w:t>
      </w:r>
      <w:proofErr w:type="spellStart"/>
      <w:r w:rsidRPr="009C49E4">
        <w:t>penunjukan</w:t>
      </w:r>
      <w:proofErr w:type="spellEnd"/>
      <w:r w:rsidRPr="009C49E4">
        <w:t xml:space="preserve"> </w:t>
      </w:r>
      <w:proofErr w:type="spellStart"/>
      <w:r w:rsidRPr="009C49E4">
        <w:t>dari</w:t>
      </w:r>
      <w:proofErr w:type="spellEnd"/>
      <w:r w:rsidRPr="009C49E4">
        <w:t xml:space="preserve"> PT</w:t>
      </w:r>
      <w:r w:rsidR="00E95ED0">
        <w:t>MC</w:t>
      </w:r>
      <w:r w:rsidRPr="009C49E4">
        <w:t xml:space="preserve"> dan </w:t>
      </w:r>
      <w:proofErr w:type="spellStart"/>
      <w:r w:rsidRPr="009C49E4">
        <w:t>kriteria</w:t>
      </w:r>
      <w:proofErr w:type="spellEnd"/>
      <w:r w:rsidRPr="009C49E4">
        <w:t xml:space="preserve"> status </w:t>
      </w:r>
      <w:proofErr w:type="spellStart"/>
      <w:r w:rsidRPr="009C49E4">
        <w:t>hasil</w:t>
      </w:r>
      <w:proofErr w:type="spellEnd"/>
      <w:r w:rsidRPr="009C49E4">
        <w:t xml:space="preserve"> </w:t>
      </w:r>
      <w:proofErr w:type="spellStart"/>
      <w:r w:rsidRPr="009C49E4">
        <w:t>pemeriksaan</w:t>
      </w:r>
      <w:proofErr w:type="spellEnd"/>
      <w:r w:rsidRPr="009C49E4">
        <w:t xml:space="preserve"> </w:t>
      </w:r>
      <w:proofErr w:type="spellStart"/>
      <w:r w:rsidRPr="009C49E4">
        <w:t>kesehatan</w:t>
      </w:r>
      <w:proofErr w:type="spellEnd"/>
      <w:r w:rsidRPr="009C49E4">
        <w:t xml:space="preserve"> </w:t>
      </w:r>
      <w:proofErr w:type="spellStart"/>
      <w:r w:rsidRPr="009C49E4">
        <w:t>mengacu</w:t>
      </w:r>
      <w:proofErr w:type="spellEnd"/>
      <w:r w:rsidRPr="009C49E4">
        <w:t xml:space="preserve"> </w:t>
      </w:r>
      <w:proofErr w:type="spellStart"/>
      <w:r w:rsidRPr="009C49E4">
        <w:t>kepada</w:t>
      </w:r>
      <w:proofErr w:type="spellEnd"/>
      <w:r w:rsidRPr="009C49E4">
        <w:t xml:space="preserve"> SOP PTMC.</w:t>
      </w:r>
    </w:p>
    <w:p w14:paraId="5DD4F377" w14:textId="77777777" w:rsidR="000D6780" w:rsidRPr="009C49E4" w:rsidRDefault="000D6780" w:rsidP="000B5F93">
      <w:pPr>
        <w:pStyle w:val="BodyText"/>
        <w:spacing w:after="120" w:line="276" w:lineRule="auto"/>
        <w:ind w:left="720"/>
        <w:jc w:val="both"/>
      </w:pPr>
      <w:proofErr w:type="spellStart"/>
      <w:r w:rsidRPr="009C49E4">
        <w:t>Untuk</w:t>
      </w:r>
      <w:proofErr w:type="spellEnd"/>
      <w:r w:rsidRPr="009C49E4">
        <w:t xml:space="preserve"> </w:t>
      </w:r>
      <w:proofErr w:type="spellStart"/>
      <w:r w:rsidRPr="009C49E4">
        <w:t>karyawan</w:t>
      </w:r>
      <w:proofErr w:type="spellEnd"/>
      <w:r w:rsidRPr="009C49E4">
        <w:t xml:space="preserve"> yang </w:t>
      </w:r>
      <w:proofErr w:type="spellStart"/>
      <w:r w:rsidRPr="009C49E4">
        <w:t>masuk</w:t>
      </w:r>
      <w:proofErr w:type="spellEnd"/>
      <w:r w:rsidRPr="009C49E4">
        <w:t xml:space="preserve"> </w:t>
      </w:r>
      <w:proofErr w:type="spellStart"/>
      <w:r w:rsidRPr="009C49E4">
        <w:t>kategori</w:t>
      </w:r>
      <w:proofErr w:type="spellEnd"/>
      <w:r w:rsidRPr="009C49E4">
        <w:t xml:space="preserve"> </w:t>
      </w:r>
      <w:proofErr w:type="spellStart"/>
      <w:r w:rsidRPr="009C49E4">
        <w:t>risiko</w:t>
      </w:r>
      <w:proofErr w:type="spellEnd"/>
      <w:r w:rsidRPr="009C49E4">
        <w:t xml:space="preserve"> </w:t>
      </w:r>
      <w:proofErr w:type="spellStart"/>
      <w:r w:rsidRPr="009C49E4">
        <w:t>tinggi</w:t>
      </w:r>
      <w:proofErr w:type="spellEnd"/>
      <w:r w:rsidRPr="009C49E4">
        <w:t xml:space="preserve"> </w:t>
      </w:r>
      <w:proofErr w:type="spellStart"/>
      <w:r w:rsidRPr="009C49E4">
        <w:t>kesehatan</w:t>
      </w:r>
      <w:proofErr w:type="spellEnd"/>
      <w:r w:rsidRPr="009C49E4">
        <w:t xml:space="preserve"> </w:t>
      </w:r>
      <w:proofErr w:type="spellStart"/>
      <w:r w:rsidR="00E95ED0">
        <w:t>akan</w:t>
      </w:r>
      <w:proofErr w:type="spellEnd"/>
      <w:r w:rsidR="00E95ED0">
        <w:t xml:space="preserve"> </w:t>
      </w:r>
      <w:proofErr w:type="spellStart"/>
      <w:r w:rsidRPr="009C49E4">
        <w:t>dimonitor</w:t>
      </w:r>
      <w:proofErr w:type="spellEnd"/>
      <w:r w:rsidRPr="009C49E4">
        <w:t xml:space="preserve"> oleh </w:t>
      </w:r>
      <w:proofErr w:type="spellStart"/>
      <w:r w:rsidRPr="009C49E4">
        <w:t>dokter</w:t>
      </w:r>
      <w:proofErr w:type="spellEnd"/>
      <w:r w:rsidRPr="009C49E4">
        <w:t xml:space="preserve"> dan </w:t>
      </w:r>
      <w:proofErr w:type="spellStart"/>
      <w:r w:rsidRPr="009C49E4">
        <w:t>tim</w:t>
      </w:r>
      <w:proofErr w:type="spellEnd"/>
      <w:r w:rsidRPr="009C49E4">
        <w:t xml:space="preserve"> </w:t>
      </w:r>
      <w:proofErr w:type="spellStart"/>
      <w:r w:rsidRPr="009C49E4">
        <w:t>medis</w:t>
      </w:r>
      <w:proofErr w:type="spellEnd"/>
      <w:r w:rsidRPr="009C49E4">
        <w:t xml:space="preserve"> </w:t>
      </w:r>
      <w:r w:rsidR="00E95ED0">
        <w:t>P</w:t>
      </w:r>
      <w:r w:rsidRPr="009C49E4">
        <w:t xml:space="preserve">erusahaan yang </w:t>
      </w:r>
      <w:proofErr w:type="spellStart"/>
      <w:r w:rsidRPr="009C49E4">
        <w:t>secara</w:t>
      </w:r>
      <w:proofErr w:type="spellEnd"/>
      <w:r w:rsidRPr="009C49E4">
        <w:t xml:space="preserve"> </w:t>
      </w:r>
      <w:proofErr w:type="spellStart"/>
      <w:r w:rsidRPr="009C49E4">
        <w:t>berkala</w:t>
      </w:r>
      <w:proofErr w:type="spellEnd"/>
      <w:r w:rsidRPr="009C49E4">
        <w:t xml:space="preserve"> </w:t>
      </w:r>
      <w:proofErr w:type="spellStart"/>
      <w:r w:rsidRPr="009C49E4">
        <w:t>akan</w:t>
      </w:r>
      <w:proofErr w:type="spellEnd"/>
      <w:r w:rsidRPr="009C49E4">
        <w:t xml:space="preserve"> </w:t>
      </w:r>
      <w:proofErr w:type="spellStart"/>
      <w:r w:rsidRPr="009C49E4">
        <w:t>melakukan</w:t>
      </w:r>
      <w:proofErr w:type="spellEnd"/>
      <w:r w:rsidRPr="009C49E4">
        <w:t xml:space="preserve"> </w:t>
      </w:r>
      <w:proofErr w:type="spellStart"/>
      <w:r w:rsidRPr="009C49E4">
        <w:t>pemeriksaan</w:t>
      </w:r>
      <w:proofErr w:type="spellEnd"/>
      <w:r w:rsidRPr="009C49E4">
        <w:t xml:space="preserve"> dan </w:t>
      </w:r>
      <w:proofErr w:type="spellStart"/>
      <w:r w:rsidRPr="009C49E4">
        <w:t>pengujian</w:t>
      </w:r>
      <w:proofErr w:type="spellEnd"/>
      <w:r w:rsidRPr="009C49E4">
        <w:t xml:space="preserve"> </w:t>
      </w:r>
      <w:proofErr w:type="spellStart"/>
      <w:r w:rsidRPr="009C49E4">
        <w:t>kondisi</w:t>
      </w:r>
      <w:proofErr w:type="spellEnd"/>
      <w:r w:rsidRPr="009C49E4">
        <w:t xml:space="preserve"> </w:t>
      </w:r>
      <w:proofErr w:type="spellStart"/>
      <w:r w:rsidRPr="009C49E4">
        <w:t>kesehatannya</w:t>
      </w:r>
      <w:proofErr w:type="spellEnd"/>
      <w:r w:rsidRPr="009C49E4">
        <w:t xml:space="preserve"> </w:t>
      </w:r>
      <w:proofErr w:type="spellStart"/>
      <w:r w:rsidRPr="009C49E4">
        <w:t>sesuai</w:t>
      </w:r>
      <w:proofErr w:type="spellEnd"/>
      <w:r w:rsidRPr="009C49E4">
        <w:t xml:space="preserve"> </w:t>
      </w:r>
      <w:proofErr w:type="spellStart"/>
      <w:r w:rsidRPr="009C49E4">
        <w:t>rekomendasi</w:t>
      </w:r>
      <w:proofErr w:type="spellEnd"/>
      <w:r w:rsidRPr="009C49E4">
        <w:t xml:space="preserve"> </w:t>
      </w:r>
      <w:proofErr w:type="spellStart"/>
      <w:r w:rsidRPr="009C49E4">
        <w:t>dokter</w:t>
      </w:r>
      <w:proofErr w:type="spellEnd"/>
      <w:r w:rsidRPr="009C49E4">
        <w:t xml:space="preserve"> </w:t>
      </w:r>
      <w:proofErr w:type="spellStart"/>
      <w:r w:rsidRPr="009C49E4">
        <w:t>pemeriksa</w:t>
      </w:r>
      <w:proofErr w:type="spellEnd"/>
      <w:r w:rsidRPr="009C49E4">
        <w:t>.</w:t>
      </w:r>
    </w:p>
    <w:tbl>
      <w:tblPr>
        <w:tblStyle w:val="TableGrid"/>
        <w:tblW w:w="0" w:type="auto"/>
        <w:tblInd w:w="734" w:type="dxa"/>
        <w:tblLayout w:type="fixed"/>
        <w:tblLook w:val="04A0" w:firstRow="1" w:lastRow="0" w:firstColumn="1" w:lastColumn="0" w:noHBand="0" w:noVBand="1"/>
      </w:tblPr>
      <w:tblGrid>
        <w:gridCol w:w="2861"/>
        <w:gridCol w:w="5566"/>
      </w:tblGrid>
      <w:tr w:rsidR="00814AD1" w:rsidRPr="00814AD1" w14:paraId="48046364" w14:textId="77777777" w:rsidTr="002748D4">
        <w:tc>
          <w:tcPr>
            <w:tcW w:w="2861" w:type="dxa"/>
            <w:shd w:val="clear" w:color="auto" w:fill="BFBFBF" w:themeFill="background1" w:themeFillShade="BF"/>
            <w:vAlign w:val="center"/>
          </w:tcPr>
          <w:p w14:paraId="4D8D0641" w14:textId="77777777" w:rsidR="004832B0" w:rsidRPr="00814AD1" w:rsidRDefault="004832B0" w:rsidP="000B5F93">
            <w:pPr>
              <w:pStyle w:val="BodyText"/>
              <w:spacing w:after="120" w:line="276" w:lineRule="auto"/>
              <w:ind w:left="233"/>
              <w:jc w:val="center"/>
              <w:rPr>
                <w:b/>
              </w:rPr>
            </w:pPr>
            <w:r w:rsidRPr="00814AD1">
              <w:rPr>
                <w:b/>
              </w:rPr>
              <w:t xml:space="preserve">Status Hasil </w:t>
            </w:r>
            <w:proofErr w:type="spellStart"/>
            <w:r w:rsidRPr="00814AD1">
              <w:rPr>
                <w:b/>
              </w:rPr>
              <w:t>Pemeriksaan</w:t>
            </w:r>
            <w:proofErr w:type="spellEnd"/>
          </w:p>
        </w:tc>
        <w:tc>
          <w:tcPr>
            <w:tcW w:w="5566" w:type="dxa"/>
            <w:shd w:val="clear" w:color="auto" w:fill="BFBFBF" w:themeFill="background1" w:themeFillShade="BF"/>
            <w:vAlign w:val="center"/>
          </w:tcPr>
          <w:p w14:paraId="3635C647" w14:textId="77777777" w:rsidR="004832B0" w:rsidRPr="00814AD1" w:rsidRDefault="004832B0" w:rsidP="000B5F93">
            <w:pPr>
              <w:pStyle w:val="BodyText"/>
              <w:spacing w:after="120" w:line="276" w:lineRule="auto"/>
              <w:ind w:left="233"/>
              <w:jc w:val="center"/>
              <w:rPr>
                <w:b/>
              </w:rPr>
            </w:pPr>
            <w:proofErr w:type="spellStart"/>
            <w:r w:rsidRPr="00814AD1">
              <w:rPr>
                <w:b/>
              </w:rPr>
              <w:t>Tindak</w:t>
            </w:r>
            <w:proofErr w:type="spellEnd"/>
            <w:r w:rsidRPr="00814AD1">
              <w:rPr>
                <w:b/>
              </w:rPr>
              <w:t xml:space="preserve"> </w:t>
            </w:r>
            <w:proofErr w:type="spellStart"/>
            <w:r w:rsidRPr="00814AD1">
              <w:rPr>
                <w:b/>
              </w:rPr>
              <w:t>Lanjut</w:t>
            </w:r>
            <w:proofErr w:type="spellEnd"/>
          </w:p>
        </w:tc>
      </w:tr>
      <w:tr w:rsidR="00814AD1" w:rsidRPr="00814AD1" w14:paraId="16156F8A" w14:textId="77777777" w:rsidTr="002748D4">
        <w:tc>
          <w:tcPr>
            <w:tcW w:w="2861" w:type="dxa"/>
            <w:vAlign w:val="center"/>
          </w:tcPr>
          <w:p w14:paraId="6B65C5BF" w14:textId="77777777" w:rsidR="004832B0" w:rsidRPr="00E95ED0" w:rsidRDefault="004832B0" w:rsidP="000B5F93">
            <w:pPr>
              <w:pStyle w:val="BodyText"/>
              <w:spacing w:after="120" w:line="276" w:lineRule="auto"/>
              <w:ind w:left="233"/>
              <w:rPr>
                <w:b/>
                <w:i/>
              </w:rPr>
            </w:pPr>
            <w:r w:rsidRPr="00E95ED0">
              <w:rPr>
                <w:b/>
                <w:i/>
              </w:rPr>
              <w:t>Fit to Work</w:t>
            </w:r>
          </w:p>
        </w:tc>
        <w:tc>
          <w:tcPr>
            <w:tcW w:w="5566" w:type="dxa"/>
            <w:vAlign w:val="center"/>
          </w:tcPr>
          <w:p w14:paraId="3A602919" w14:textId="77777777" w:rsidR="004832B0" w:rsidRPr="00814AD1" w:rsidRDefault="004832B0" w:rsidP="000B5F93">
            <w:pPr>
              <w:pStyle w:val="BodyText"/>
              <w:spacing w:after="120" w:line="276" w:lineRule="auto"/>
              <w:ind w:left="233"/>
            </w:pPr>
            <w:r w:rsidRPr="00814AD1">
              <w:t xml:space="preserve">Kembali </w:t>
            </w:r>
            <w:proofErr w:type="spellStart"/>
            <w:r w:rsidRPr="00814AD1">
              <w:t>Bekerja</w:t>
            </w:r>
            <w:proofErr w:type="spellEnd"/>
          </w:p>
        </w:tc>
      </w:tr>
      <w:tr w:rsidR="00814AD1" w:rsidRPr="00814AD1" w14:paraId="30140E6C" w14:textId="77777777" w:rsidTr="002748D4">
        <w:tc>
          <w:tcPr>
            <w:tcW w:w="2861" w:type="dxa"/>
            <w:vAlign w:val="center"/>
          </w:tcPr>
          <w:p w14:paraId="4F64B13C" w14:textId="77777777" w:rsidR="004832B0" w:rsidRPr="00E95ED0" w:rsidRDefault="004832B0" w:rsidP="000B5F93">
            <w:pPr>
              <w:pStyle w:val="BodyText"/>
              <w:spacing w:after="120" w:line="276" w:lineRule="auto"/>
              <w:ind w:left="233"/>
              <w:rPr>
                <w:b/>
                <w:i/>
              </w:rPr>
            </w:pPr>
            <w:r w:rsidRPr="00E95ED0">
              <w:rPr>
                <w:b/>
                <w:i/>
              </w:rPr>
              <w:t>Fit With Note</w:t>
            </w:r>
          </w:p>
        </w:tc>
        <w:tc>
          <w:tcPr>
            <w:tcW w:w="5566" w:type="dxa"/>
            <w:vAlign w:val="center"/>
          </w:tcPr>
          <w:p w14:paraId="64F03C29" w14:textId="77777777" w:rsidR="003D6FE2" w:rsidRPr="00814AD1" w:rsidRDefault="003D6FE2" w:rsidP="000B5F93">
            <w:pPr>
              <w:pStyle w:val="BodyText"/>
              <w:spacing w:after="120" w:line="276" w:lineRule="auto"/>
              <w:ind w:left="233"/>
            </w:pPr>
            <w:r w:rsidRPr="00814AD1">
              <w:t xml:space="preserve">Atas </w:t>
            </w:r>
            <w:proofErr w:type="spellStart"/>
            <w:r w:rsidRPr="00814AD1">
              <w:t>rekomendasi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dokter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pemeriksa</w:t>
            </w:r>
            <w:proofErr w:type="spellEnd"/>
            <w:r w:rsidRPr="00814AD1">
              <w:t xml:space="preserve">, </w:t>
            </w:r>
            <w:proofErr w:type="spellStart"/>
            <w:r w:rsidRPr="00814AD1">
              <w:t>dilakukan</w:t>
            </w:r>
            <w:proofErr w:type="spellEnd"/>
            <w:r w:rsidRPr="00814AD1">
              <w:t>:</w:t>
            </w:r>
          </w:p>
          <w:p w14:paraId="6F40EA47" w14:textId="77777777" w:rsidR="003D6FE2" w:rsidRPr="00814AD1" w:rsidRDefault="003D6FE2" w:rsidP="000B5F93">
            <w:pPr>
              <w:pStyle w:val="BodyText"/>
              <w:numPr>
                <w:ilvl w:val="0"/>
                <w:numId w:val="22"/>
              </w:numPr>
              <w:spacing w:after="120" w:line="276" w:lineRule="auto"/>
              <w:ind w:left="432" w:hanging="180"/>
            </w:pPr>
            <w:proofErr w:type="spellStart"/>
            <w:r w:rsidRPr="00814AD1">
              <w:t>Edukasi</w:t>
            </w:r>
            <w:proofErr w:type="spellEnd"/>
            <w:r w:rsidRPr="00814AD1">
              <w:t xml:space="preserve"> Kesehatan </w:t>
            </w:r>
            <w:proofErr w:type="spellStart"/>
            <w:r w:rsidRPr="00814AD1">
              <w:t>kepada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Karyawan</w:t>
            </w:r>
            <w:proofErr w:type="spellEnd"/>
            <w:r w:rsidRPr="00814AD1">
              <w:t xml:space="preserve"> &amp; </w:t>
            </w:r>
            <w:proofErr w:type="spellStart"/>
            <w:r w:rsidRPr="00814AD1">
              <w:t>Keluarga</w:t>
            </w:r>
            <w:proofErr w:type="spellEnd"/>
          </w:p>
          <w:p w14:paraId="28688986" w14:textId="77777777" w:rsidR="004832B0" w:rsidRPr="00814AD1" w:rsidRDefault="004832B0" w:rsidP="000B5F93">
            <w:pPr>
              <w:pStyle w:val="BodyText"/>
              <w:numPr>
                <w:ilvl w:val="0"/>
                <w:numId w:val="22"/>
              </w:numPr>
              <w:spacing w:after="120" w:line="276" w:lineRule="auto"/>
              <w:ind w:left="432" w:hanging="180"/>
            </w:pPr>
            <w:proofErr w:type="spellStart"/>
            <w:r w:rsidRPr="00814AD1">
              <w:t>Pengaturan</w:t>
            </w:r>
            <w:proofErr w:type="spellEnd"/>
            <w:r w:rsidRPr="00814AD1">
              <w:t xml:space="preserve"> Beban </w:t>
            </w:r>
            <w:proofErr w:type="spellStart"/>
            <w:r w:rsidRPr="00814AD1">
              <w:t>Kerja</w:t>
            </w:r>
            <w:proofErr w:type="spellEnd"/>
            <w:r w:rsidR="003D6FE2" w:rsidRPr="00814AD1">
              <w:t xml:space="preserve">, </w:t>
            </w:r>
            <w:proofErr w:type="spellStart"/>
            <w:r w:rsidR="003D6FE2" w:rsidRPr="00814AD1">
              <w:t>atau</w:t>
            </w:r>
            <w:proofErr w:type="spellEnd"/>
          </w:p>
          <w:p w14:paraId="4D70AA87" w14:textId="77777777" w:rsidR="004832B0" w:rsidRPr="00814AD1" w:rsidRDefault="004832B0" w:rsidP="000B5F93">
            <w:pPr>
              <w:pStyle w:val="BodyText"/>
              <w:numPr>
                <w:ilvl w:val="0"/>
                <w:numId w:val="22"/>
              </w:numPr>
              <w:spacing w:after="120" w:line="276" w:lineRule="auto"/>
              <w:ind w:left="432" w:hanging="180"/>
            </w:pPr>
            <w:proofErr w:type="spellStart"/>
            <w:r w:rsidRPr="00814AD1">
              <w:t>Rotasi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Kerja</w:t>
            </w:r>
            <w:proofErr w:type="spellEnd"/>
            <w:r w:rsidR="003D6FE2" w:rsidRPr="00814AD1">
              <w:t xml:space="preserve"> </w:t>
            </w:r>
            <w:proofErr w:type="spellStart"/>
            <w:r w:rsidR="003D6FE2" w:rsidRPr="00814AD1">
              <w:t>ke</w:t>
            </w:r>
            <w:proofErr w:type="spellEnd"/>
            <w:r w:rsidR="003D6FE2" w:rsidRPr="00814AD1">
              <w:t xml:space="preserve"> </w:t>
            </w:r>
            <w:proofErr w:type="spellStart"/>
            <w:r w:rsidR="003D6FE2" w:rsidRPr="00814AD1">
              <w:t>pekerjaan</w:t>
            </w:r>
            <w:proofErr w:type="spellEnd"/>
            <w:r w:rsidR="003D6FE2" w:rsidRPr="00814AD1">
              <w:t xml:space="preserve"> </w:t>
            </w:r>
            <w:proofErr w:type="spellStart"/>
            <w:r w:rsidR="003D6FE2" w:rsidRPr="00814AD1">
              <w:t>dengan</w:t>
            </w:r>
            <w:proofErr w:type="spellEnd"/>
            <w:r w:rsidR="003D6FE2" w:rsidRPr="00814AD1">
              <w:t xml:space="preserve"> </w:t>
            </w:r>
            <w:proofErr w:type="spellStart"/>
            <w:r w:rsidR="003D6FE2" w:rsidRPr="00814AD1">
              <w:t>risiko</w:t>
            </w:r>
            <w:proofErr w:type="spellEnd"/>
            <w:r w:rsidR="003D6FE2" w:rsidRPr="00814AD1">
              <w:t xml:space="preserve"> </w:t>
            </w:r>
            <w:proofErr w:type="spellStart"/>
            <w:r w:rsidR="003D6FE2" w:rsidRPr="00814AD1">
              <w:t>lebih</w:t>
            </w:r>
            <w:proofErr w:type="spellEnd"/>
            <w:r w:rsidR="003D6FE2" w:rsidRPr="00814AD1">
              <w:t xml:space="preserve"> </w:t>
            </w:r>
            <w:proofErr w:type="spellStart"/>
            <w:r w:rsidR="003D6FE2" w:rsidRPr="00814AD1">
              <w:t>rendah</w:t>
            </w:r>
            <w:proofErr w:type="spellEnd"/>
          </w:p>
          <w:p w14:paraId="764AD681" w14:textId="77777777" w:rsidR="003D6FE2" w:rsidRPr="00814AD1" w:rsidRDefault="003D6FE2" w:rsidP="000B5F93">
            <w:pPr>
              <w:pStyle w:val="BodyText"/>
              <w:numPr>
                <w:ilvl w:val="0"/>
                <w:numId w:val="22"/>
              </w:numPr>
              <w:spacing w:after="120" w:line="276" w:lineRule="auto"/>
              <w:ind w:left="432" w:hanging="180"/>
            </w:pPr>
            <w:r w:rsidRPr="00814AD1">
              <w:t xml:space="preserve">Monitoring </w:t>
            </w:r>
            <w:proofErr w:type="spellStart"/>
            <w:r w:rsidRPr="00814AD1">
              <w:t>berkala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perkembangan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kondisi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karyawan</w:t>
            </w:r>
            <w:proofErr w:type="spellEnd"/>
          </w:p>
        </w:tc>
      </w:tr>
      <w:tr w:rsidR="00814AD1" w:rsidRPr="00814AD1" w14:paraId="0C40DBBA" w14:textId="77777777" w:rsidTr="002748D4">
        <w:tc>
          <w:tcPr>
            <w:tcW w:w="2861" w:type="dxa"/>
            <w:vAlign w:val="center"/>
          </w:tcPr>
          <w:p w14:paraId="0C7A0CF2" w14:textId="77777777" w:rsidR="003D6FE2" w:rsidRPr="00E95ED0" w:rsidRDefault="003D6FE2" w:rsidP="000B5F93">
            <w:pPr>
              <w:pStyle w:val="BodyText"/>
              <w:spacing w:after="120" w:line="276" w:lineRule="auto"/>
              <w:ind w:left="233"/>
              <w:rPr>
                <w:b/>
                <w:i/>
              </w:rPr>
            </w:pPr>
            <w:r w:rsidRPr="00E95ED0">
              <w:rPr>
                <w:b/>
                <w:i/>
              </w:rPr>
              <w:t>Temporary Unfit</w:t>
            </w:r>
          </w:p>
        </w:tc>
        <w:tc>
          <w:tcPr>
            <w:tcW w:w="5566" w:type="dxa"/>
            <w:vAlign w:val="center"/>
          </w:tcPr>
          <w:p w14:paraId="414F4CDF" w14:textId="77777777" w:rsidR="003D6FE2" w:rsidRPr="00814AD1" w:rsidRDefault="003D6FE2" w:rsidP="000B5F93">
            <w:pPr>
              <w:pStyle w:val="BodyText"/>
              <w:spacing w:after="120" w:line="276" w:lineRule="auto"/>
              <w:ind w:left="233"/>
            </w:pPr>
            <w:r w:rsidRPr="00814AD1">
              <w:t xml:space="preserve">Atas </w:t>
            </w:r>
            <w:proofErr w:type="spellStart"/>
            <w:r w:rsidRPr="00814AD1">
              <w:t>rekomendasi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dokter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pemeriksa</w:t>
            </w:r>
            <w:proofErr w:type="spellEnd"/>
            <w:r w:rsidRPr="00814AD1">
              <w:t xml:space="preserve">, </w:t>
            </w:r>
            <w:proofErr w:type="spellStart"/>
            <w:r w:rsidRPr="00814AD1">
              <w:t>dilakukan</w:t>
            </w:r>
            <w:proofErr w:type="spellEnd"/>
            <w:r w:rsidRPr="00814AD1">
              <w:t>:</w:t>
            </w:r>
          </w:p>
          <w:p w14:paraId="1A44E041" w14:textId="77777777" w:rsidR="003D6FE2" w:rsidRPr="00814AD1" w:rsidRDefault="003D6FE2" w:rsidP="000B5F93">
            <w:pPr>
              <w:pStyle w:val="BodyText"/>
              <w:numPr>
                <w:ilvl w:val="0"/>
                <w:numId w:val="22"/>
              </w:numPr>
              <w:spacing w:after="120" w:line="276" w:lineRule="auto"/>
              <w:ind w:left="432" w:hanging="180"/>
            </w:pPr>
            <w:proofErr w:type="spellStart"/>
            <w:r w:rsidRPr="00814AD1">
              <w:t>Edukasi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kesehatan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kepada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karyawan</w:t>
            </w:r>
            <w:proofErr w:type="spellEnd"/>
            <w:r w:rsidRPr="00814AD1">
              <w:t xml:space="preserve"> &amp; </w:t>
            </w:r>
            <w:proofErr w:type="spellStart"/>
            <w:r w:rsidRPr="00814AD1">
              <w:t>keluarga</w:t>
            </w:r>
            <w:proofErr w:type="spellEnd"/>
          </w:p>
          <w:p w14:paraId="5F5BDDE6" w14:textId="77777777" w:rsidR="003D6FE2" w:rsidRPr="00814AD1" w:rsidRDefault="003D6FE2" w:rsidP="000B5F93">
            <w:pPr>
              <w:pStyle w:val="BodyText"/>
              <w:numPr>
                <w:ilvl w:val="0"/>
                <w:numId w:val="22"/>
              </w:numPr>
              <w:spacing w:after="120" w:line="276" w:lineRule="auto"/>
              <w:ind w:left="432" w:hanging="180"/>
            </w:pPr>
            <w:proofErr w:type="spellStart"/>
            <w:r w:rsidRPr="00814AD1">
              <w:t>Istirahat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selama</w:t>
            </w:r>
            <w:proofErr w:type="spellEnd"/>
            <w:r w:rsidRPr="00814AD1">
              <w:t xml:space="preserve"> masa </w:t>
            </w:r>
            <w:proofErr w:type="spellStart"/>
            <w:r w:rsidRPr="00814AD1">
              <w:t>pengobatan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jika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diperlukan</w:t>
            </w:r>
            <w:proofErr w:type="spellEnd"/>
          </w:p>
          <w:p w14:paraId="625CBAE9" w14:textId="77777777" w:rsidR="003D6FE2" w:rsidRPr="00814AD1" w:rsidRDefault="003D6FE2" w:rsidP="000B5F93">
            <w:pPr>
              <w:pStyle w:val="BodyText"/>
              <w:numPr>
                <w:ilvl w:val="0"/>
                <w:numId w:val="22"/>
              </w:numPr>
              <w:spacing w:after="120" w:line="276" w:lineRule="auto"/>
              <w:ind w:left="432" w:hanging="180"/>
            </w:pPr>
            <w:proofErr w:type="spellStart"/>
            <w:r w:rsidRPr="00814AD1">
              <w:t>Rehabilitasi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kesehatan</w:t>
            </w:r>
            <w:proofErr w:type="spellEnd"/>
          </w:p>
          <w:p w14:paraId="1A7B6E3D" w14:textId="77777777" w:rsidR="003D6FE2" w:rsidRPr="00814AD1" w:rsidRDefault="003D6FE2" w:rsidP="000B5F93">
            <w:pPr>
              <w:pStyle w:val="BodyText"/>
              <w:numPr>
                <w:ilvl w:val="0"/>
                <w:numId w:val="22"/>
              </w:numPr>
              <w:spacing w:after="120" w:line="276" w:lineRule="auto"/>
              <w:ind w:left="432" w:hanging="180"/>
            </w:pPr>
            <w:r w:rsidRPr="00814AD1">
              <w:t xml:space="preserve">Monitoring </w:t>
            </w:r>
            <w:proofErr w:type="spellStart"/>
            <w:r w:rsidRPr="00814AD1">
              <w:t>berkala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perkembangan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kondisi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karyawan</w:t>
            </w:r>
            <w:proofErr w:type="spellEnd"/>
          </w:p>
        </w:tc>
      </w:tr>
    </w:tbl>
    <w:p w14:paraId="2F3A1F93" w14:textId="77777777" w:rsidR="00984D03" w:rsidRPr="00814AD1" w:rsidRDefault="002573CE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Pemantauan</w:t>
      </w:r>
      <w:proofErr w:type="spellEnd"/>
      <w:r w:rsidRPr="00814AD1">
        <w:t xml:space="preserve"> </w:t>
      </w:r>
      <w:proofErr w:type="spellStart"/>
      <w:r w:rsidRPr="00814AD1">
        <w:t>Lingkungan</w:t>
      </w:r>
      <w:proofErr w:type="spellEnd"/>
      <w:r w:rsidRPr="00814AD1">
        <w:t xml:space="preserve"> </w:t>
      </w:r>
      <w:proofErr w:type="spellStart"/>
      <w:r w:rsidRPr="00814AD1">
        <w:t>Kerja</w:t>
      </w:r>
      <w:proofErr w:type="spellEnd"/>
      <w:r w:rsidRPr="00814AD1">
        <w:t xml:space="preserve"> </w:t>
      </w:r>
      <w:proofErr w:type="spellStart"/>
      <w:r w:rsidRPr="00814AD1">
        <w:t>dilakukan</w:t>
      </w:r>
      <w:proofErr w:type="spellEnd"/>
      <w:r w:rsidRPr="00814AD1">
        <w:t xml:space="preserve"> </w:t>
      </w:r>
      <w:proofErr w:type="spellStart"/>
      <w:r w:rsidRPr="00814AD1">
        <w:t>sesuai</w:t>
      </w:r>
      <w:proofErr w:type="spellEnd"/>
      <w:r w:rsidRPr="00814AD1">
        <w:t xml:space="preserve"> </w:t>
      </w:r>
      <w:proofErr w:type="spellStart"/>
      <w:r w:rsidRPr="00814AD1">
        <w:t>ketentuan</w:t>
      </w:r>
      <w:proofErr w:type="spellEnd"/>
      <w:r w:rsidRPr="00814AD1">
        <w:t xml:space="preserve"> </w:t>
      </w:r>
      <w:proofErr w:type="spellStart"/>
      <w:r w:rsidRPr="00814AD1">
        <w:t>peraturan</w:t>
      </w:r>
      <w:proofErr w:type="spellEnd"/>
      <w:r w:rsidRPr="00814AD1">
        <w:t xml:space="preserve"> </w:t>
      </w:r>
      <w:proofErr w:type="spellStart"/>
      <w:r w:rsidRPr="00814AD1">
        <w:t>perundangan</w:t>
      </w:r>
      <w:proofErr w:type="spellEnd"/>
      <w:r w:rsidRPr="00814AD1">
        <w:t xml:space="preserve"> yang </w:t>
      </w:r>
      <w:proofErr w:type="spellStart"/>
      <w:r w:rsidR="006C2590" w:rsidRPr="00814AD1">
        <w:t>dilakukan</w:t>
      </w:r>
      <w:proofErr w:type="spellEnd"/>
      <w:r w:rsidR="006C2590" w:rsidRPr="00814AD1">
        <w:t xml:space="preserve"> </w:t>
      </w:r>
      <w:proofErr w:type="spellStart"/>
      <w:r w:rsidR="006C2590" w:rsidRPr="00814AD1">
        <w:t>secara</w:t>
      </w:r>
      <w:proofErr w:type="spellEnd"/>
      <w:r w:rsidR="006C2590" w:rsidRPr="00814AD1">
        <w:t xml:space="preserve"> </w:t>
      </w:r>
      <w:proofErr w:type="spellStart"/>
      <w:r w:rsidR="006C2590" w:rsidRPr="00814AD1">
        <w:t>berkala</w:t>
      </w:r>
      <w:proofErr w:type="spellEnd"/>
      <w:r w:rsidR="006C2590" w:rsidRPr="00814AD1">
        <w:t xml:space="preserve"> oleh </w:t>
      </w:r>
      <w:proofErr w:type="spellStart"/>
      <w:r w:rsidR="006C2590" w:rsidRPr="00814AD1">
        <w:t>pihak</w:t>
      </w:r>
      <w:proofErr w:type="spellEnd"/>
      <w:r w:rsidR="006C2590" w:rsidRPr="00814AD1">
        <w:t xml:space="preserve"> </w:t>
      </w:r>
      <w:proofErr w:type="spellStart"/>
      <w:r w:rsidR="006C2590" w:rsidRPr="00814AD1">
        <w:t>k</w:t>
      </w:r>
      <w:r w:rsidR="0086498E">
        <w:t>e</w:t>
      </w:r>
      <w:r w:rsidR="006C2590" w:rsidRPr="00814AD1">
        <w:t>tiga</w:t>
      </w:r>
      <w:proofErr w:type="spellEnd"/>
      <w:r w:rsidR="006C2590" w:rsidRPr="00814AD1">
        <w:t xml:space="preserve"> yang </w:t>
      </w:r>
      <w:proofErr w:type="spellStart"/>
      <w:r w:rsidR="006C2590" w:rsidRPr="00814AD1">
        <w:t>berkompeten</w:t>
      </w:r>
      <w:proofErr w:type="spellEnd"/>
      <w:r w:rsidR="006C2590" w:rsidRPr="00814AD1">
        <w:t xml:space="preserve"> dan </w:t>
      </w:r>
      <w:proofErr w:type="spellStart"/>
      <w:r w:rsidRPr="00814AD1">
        <w:t>mencakup</w:t>
      </w:r>
      <w:proofErr w:type="spellEnd"/>
      <w:r w:rsidR="00163EF1" w:rsidRPr="00814AD1">
        <w:t xml:space="preserve"> </w:t>
      </w:r>
      <w:proofErr w:type="spellStart"/>
      <w:r w:rsidR="00163EF1" w:rsidRPr="00814AD1">
        <w:t>diantaranya</w:t>
      </w:r>
      <w:proofErr w:type="spellEnd"/>
      <w:r w:rsidRPr="00814AD1">
        <w:t>:</w:t>
      </w:r>
    </w:p>
    <w:p w14:paraId="63DA1C4C" w14:textId="77777777" w:rsidR="002573CE" w:rsidRPr="00814AD1" w:rsidRDefault="002748D4" w:rsidP="000B5F93">
      <w:pPr>
        <w:pStyle w:val="BodyText"/>
        <w:numPr>
          <w:ilvl w:val="0"/>
          <w:numId w:val="32"/>
        </w:numPr>
        <w:spacing w:after="120" w:line="276" w:lineRule="auto"/>
        <w:jc w:val="both"/>
      </w:pPr>
      <w:proofErr w:type="spellStart"/>
      <w:r>
        <w:t>Kebisingan</w:t>
      </w:r>
      <w:proofErr w:type="spellEnd"/>
      <w:r>
        <w:t>/</w:t>
      </w:r>
      <w:r w:rsidR="006C2590" w:rsidRPr="002748D4">
        <w:rPr>
          <w:i/>
        </w:rPr>
        <w:t>Noise</w:t>
      </w:r>
      <w:r w:rsidR="0086498E">
        <w:rPr>
          <w:i/>
        </w:rPr>
        <w:t>.</w:t>
      </w:r>
    </w:p>
    <w:p w14:paraId="417C7DE7" w14:textId="77777777" w:rsidR="002573CE" w:rsidRPr="00814AD1" w:rsidRDefault="006C2590" w:rsidP="000B5F93">
      <w:pPr>
        <w:pStyle w:val="BodyText"/>
        <w:numPr>
          <w:ilvl w:val="0"/>
          <w:numId w:val="32"/>
        </w:numPr>
        <w:spacing w:after="120" w:line="276" w:lineRule="auto"/>
        <w:jc w:val="both"/>
      </w:pPr>
      <w:proofErr w:type="spellStart"/>
      <w:r w:rsidRPr="00814AD1">
        <w:t>Iklim</w:t>
      </w:r>
      <w:proofErr w:type="spellEnd"/>
      <w:r w:rsidRPr="00814AD1">
        <w:t xml:space="preserve"> </w:t>
      </w:r>
      <w:proofErr w:type="spellStart"/>
      <w:r w:rsidRPr="00814AD1">
        <w:t>Kerja</w:t>
      </w:r>
      <w:proofErr w:type="spellEnd"/>
      <w:r w:rsidRPr="00814AD1">
        <w:t>/WBGT</w:t>
      </w:r>
      <w:r w:rsidR="0086498E">
        <w:t>.</w:t>
      </w:r>
    </w:p>
    <w:p w14:paraId="5FF6EF24" w14:textId="77777777" w:rsidR="002573CE" w:rsidRPr="00814AD1" w:rsidRDefault="006C2590" w:rsidP="000B5F93">
      <w:pPr>
        <w:pStyle w:val="BodyText"/>
        <w:numPr>
          <w:ilvl w:val="0"/>
          <w:numId w:val="32"/>
        </w:numPr>
        <w:spacing w:after="120" w:line="276" w:lineRule="auto"/>
        <w:jc w:val="both"/>
      </w:pPr>
      <w:proofErr w:type="spellStart"/>
      <w:r w:rsidRPr="00814AD1">
        <w:t>Pencahayaan</w:t>
      </w:r>
      <w:proofErr w:type="spellEnd"/>
      <w:r w:rsidRPr="00814AD1">
        <w:t>/</w:t>
      </w:r>
      <w:proofErr w:type="spellStart"/>
      <w:r w:rsidRPr="00814AD1">
        <w:t>Iluminasi</w:t>
      </w:r>
      <w:proofErr w:type="spellEnd"/>
      <w:r w:rsidR="0086498E">
        <w:t>.</w:t>
      </w:r>
    </w:p>
    <w:p w14:paraId="1F412B52" w14:textId="77777777" w:rsidR="006C2590" w:rsidRPr="00814AD1" w:rsidRDefault="006C2590" w:rsidP="000B5F93">
      <w:pPr>
        <w:pStyle w:val="BodyText"/>
        <w:numPr>
          <w:ilvl w:val="0"/>
          <w:numId w:val="32"/>
        </w:numPr>
        <w:spacing w:after="120" w:line="276" w:lineRule="auto"/>
        <w:jc w:val="both"/>
      </w:pPr>
      <w:proofErr w:type="spellStart"/>
      <w:r w:rsidRPr="00814AD1">
        <w:t>Getaran</w:t>
      </w:r>
      <w:proofErr w:type="spellEnd"/>
      <w:r w:rsidRPr="00814AD1">
        <w:t xml:space="preserve"> (</w:t>
      </w:r>
      <w:r w:rsidRPr="002748D4">
        <w:rPr>
          <w:i/>
        </w:rPr>
        <w:t>whole body vibration</w:t>
      </w:r>
      <w:r w:rsidR="002748D4">
        <w:t>/</w:t>
      </w:r>
      <w:r w:rsidRPr="002748D4">
        <w:rPr>
          <w:i/>
        </w:rPr>
        <w:t>hand-arms vibration</w:t>
      </w:r>
      <w:r w:rsidRPr="00814AD1">
        <w:t>)</w:t>
      </w:r>
      <w:r w:rsidR="0086498E">
        <w:t>.</w:t>
      </w:r>
    </w:p>
    <w:p w14:paraId="2227AA34" w14:textId="77777777" w:rsidR="00163EF1" w:rsidRPr="00814AD1" w:rsidRDefault="006C2590" w:rsidP="000B5F93">
      <w:pPr>
        <w:pStyle w:val="BodyText"/>
        <w:spacing w:after="120" w:line="276" w:lineRule="auto"/>
        <w:ind w:left="720"/>
        <w:jc w:val="both"/>
      </w:pPr>
      <w:r w:rsidRPr="00814AD1">
        <w:t xml:space="preserve">Hasil </w:t>
      </w:r>
      <w:proofErr w:type="spellStart"/>
      <w:r w:rsidRPr="00814AD1">
        <w:t>pemantauan</w:t>
      </w:r>
      <w:proofErr w:type="spellEnd"/>
      <w:r w:rsidRPr="00814AD1">
        <w:t xml:space="preserve"> </w:t>
      </w:r>
      <w:proofErr w:type="spellStart"/>
      <w:r w:rsidRPr="00814AD1">
        <w:t>ini</w:t>
      </w:r>
      <w:proofErr w:type="spellEnd"/>
      <w:r w:rsidRPr="00814AD1">
        <w:t xml:space="preserve"> </w:t>
      </w:r>
      <w:proofErr w:type="spellStart"/>
      <w:r w:rsidRPr="00814AD1">
        <w:t>digunakan</w:t>
      </w:r>
      <w:proofErr w:type="spellEnd"/>
      <w:r w:rsidRPr="00814AD1">
        <w:t xml:space="preserve"> </w:t>
      </w:r>
      <w:proofErr w:type="spellStart"/>
      <w:r w:rsidRPr="00814AD1">
        <w:t>untuk</w:t>
      </w:r>
      <w:proofErr w:type="spellEnd"/>
      <w:r w:rsidRPr="00814AD1">
        <w:t xml:space="preserve"> </w:t>
      </w:r>
      <w:proofErr w:type="spellStart"/>
      <w:r w:rsidRPr="00814AD1">
        <w:t>menentukan</w:t>
      </w:r>
      <w:proofErr w:type="spellEnd"/>
      <w:r w:rsidRPr="00814AD1">
        <w:t xml:space="preserve"> program </w:t>
      </w:r>
      <w:proofErr w:type="spellStart"/>
      <w:r w:rsidRPr="00814AD1">
        <w:t>pencegahan</w:t>
      </w:r>
      <w:proofErr w:type="spellEnd"/>
      <w:r w:rsidRPr="00814AD1">
        <w:t xml:space="preserve"> </w:t>
      </w:r>
      <w:proofErr w:type="spellStart"/>
      <w:r w:rsidRPr="00814AD1">
        <w:t>penyakit</w:t>
      </w:r>
      <w:proofErr w:type="spellEnd"/>
      <w:r w:rsidRPr="00814AD1">
        <w:t xml:space="preserve"> </w:t>
      </w:r>
      <w:proofErr w:type="spellStart"/>
      <w:r w:rsidRPr="00814AD1">
        <w:t>akibat</w:t>
      </w:r>
      <w:proofErr w:type="spellEnd"/>
      <w:r w:rsidRPr="00814AD1">
        <w:t xml:space="preserve"> </w:t>
      </w:r>
      <w:proofErr w:type="spellStart"/>
      <w:r w:rsidRPr="00814AD1">
        <w:t>kerja</w:t>
      </w:r>
      <w:proofErr w:type="spellEnd"/>
      <w:r w:rsidRPr="00814AD1">
        <w:t xml:space="preserve"> </w:t>
      </w:r>
      <w:proofErr w:type="spellStart"/>
      <w:r w:rsidR="00163EF1" w:rsidRPr="00814AD1">
        <w:t>termasuk</w:t>
      </w:r>
      <w:proofErr w:type="spellEnd"/>
      <w:r w:rsidR="00163EF1" w:rsidRPr="00814AD1">
        <w:t xml:space="preserve"> </w:t>
      </w:r>
      <w:proofErr w:type="spellStart"/>
      <w:r w:rsidR="00163EF1" w:rsidRPr="00814AD1">
        <w:t>di</w:t>
      </w:r>
      <w:r w:rsidR="0086498E">
        <w:t>.</w:t>
      </w:r>
      <w:r w:rsidR="00163EF1" w:rsidRPr="00814AD1">
        <w:t>dalamnya</w:t>
      </w:r>
      <w:proofErr w:type="spellEnd"/>
      <w:r w:rsidR="00163EF1" w:rsidRPr="00814AD1">
        <w:t xml:space="preserve"> </w:t>
      </w:r>
      <w:proofErr w:type="spellStart"/>
      <w:r w:rsidR="00163EF1" w:rsidRPr="00814AD1">
        <w:t>pengadaan</w:t>
      </w:r>
      <w:proofErr w:type="spellEnd"/>
      <w:r w:rsidR="00163EF1" w:rsidRPr="00814AD1">
        <w:t xml:space="preserve"> </w:t>
      </w:r>
      <w:proofErr w:type="spellStart"/>
      <w:r w:rsidR="00163EF1" w:rsidRPr="00814AD1">
        <w:t>alat</w:t>
      </w:r>
      <w:proofErr w:type="spellEnd"/>
      <w:r w:rsidR="00163EF1" w:rsidRPr="00814AD1">
        <w:t xml:space="preserve"> </w:t>
      </w:r>
      <w:proofErr w:type="spellStart"/>
      <w:r w:rsidR="00163EF1" w:rsidRPr="00814AD1">
        <w:t>pelindung</w:t>
      </w:r>
      <w:proofErr w:type="spellEnd"/>
      <w:r w:rsidR="00163EF1" w:rsidRPr="00814AD1">
        <w:t xml:space="preserve"> </w:t>
      </w:r>
      <w:proofErr w:type="spellStart"/>
      <w:r w:rsidR="00163EF1" w:rsidRPr="00814AD1">
        <w:t>diri</w:t>
      </w:r>
      <w:proofErr w:type="spellEnd"/>
      <w:r w:rsidR="00163EF1" w:rsidRPr="00814AD1">
        <w:t xml:space="preserve"> yang </w:t>
      </w:r>
      <w:proofErr w:type="spellStart"/>
      <w:r w:rsidR="00163EF1" w:rsidRPr="00814AD1">
        <w:t>sesuai</w:t>
      </w:r>
      <w:proofErr w:type="spellEnd"/>
      <w:r w:rsidR="00163EF1" w:rsidRPr="00814AD1">
        <w:t xml:space="preserve"> </w:t>
      </w:r>
      <w:proofErr w:type="spellStart"/>
      <w:r w:rsidR="00163EF1" w:rsidRPr="00814AD1">
        <w:t>seperti</w:t>
      </w:r>
      <w:proofErr w:type="spellEnd"/>
      <w:r w:rsidR="00163EF1" w:rsidRPr="00814AD1">
        <w:t xml:space="preserve"> earplug/</w:t>
      </w:r>
      <w:r w:rsidR="003D6FE2" w:rsidRPr="00814AD1">
        <w:t xml:space="preserve"> ear-</w:t>
      </w:r>
      <w:r w:rsidR="00163EF1" w:rsidRPr="00814AD1">
        <w:t xml:space="preserve">muff </w:t>
      </w:r>
      <w:proofErr w:type="spellStart"/>
      <w:r w:rsidR="00163EF1" w:rsidRPr="00814AD1">
        <w:t>untuk</w:t>
      </w:r>
      <w:proofErr w:type="spellEnd"/>
      <w:r w:rsidR="00163EF1" w:rsidRPr="00814AD1">
        <w:t xml:space="preserve"> </w:t>
      </w:r>
      <w:proofErr w:type="spellStart"/>
      <w:r w:rsidR="00163EF1" w:rsidRPr="00814AD1">
        <w:t>kebisingan</w:t>
      </w:r>
      <w:proofErr w:type="spellEnd"/>
      <w:r w:rsidR="00163EF1" w:rsidRPr="00814AD1">
        <w:t xml:space="preserve">, masker </w:t>
      </w:r>
      <w:proofErr w:type="spellStart"/>
      <w:r w:rsidR="00163EF1" w:rsidRPr="00814AD1">
        <w:t>untuk</w:t>
      </w:r>
      <w:proofErr w:type="spellEnd"/>
      <w:r w:rsidR="00163EF1" w:rsidRPr="00814AD1">
        <w:t xml:space="preserve"> </w:t>
      </w:r>
      <w:proofErr w:type="spellStart"/>
      <w:r w:rsidR="00163EF1" w:rsidRPr="00814AD1">
        <w:t>bahaya</w:t>
      </w:r>
      <w:proofErr w:type="spellEnd"/>
      <w:r w:rsidR="00163EF1" w:rsidRPr="00814AD1">
        <w:t xml:space="preserve"> </w:t>
      </w:r>
      <w:proofErr w:type="spellStart"/>
      <w:r w:rsidR="00163EF1" w:rsidRPr="00814AD1">
        <w:t>debu</w:t>
      </w:r>
      <w:proofErr w:type="spellEnd"/>
      <w:r w:rsidR="00163EF1" w:rsidRPr="00814AD1">
        <w:t xml:space="preserve">, </w:t>
      </w:r>
      <w:proofErr w:type="spellStart"/>
      <w:r w:rsidR="00163EF1" w:rsidRPr="00814AD1">
        <w:t>dll</w:t>
      </w:r>
      <w:proofErr w:type="spellEnd"/>
      <w:r w:rsidR="0086498E">
        <w:t>.</w:t>
      </w:r>
    </w:p>
    <w:p w14:paraId="66B95651" w14:textId="77777777" w:rsidR="00163EF1" w:rsidRPr="00814AD1" w:rsidRDefault="00163EF1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Pengendalian</w:t>
      </w:r>
      <w:proofErr w:type="spellEnd"/>
      <w:r w:rsidRPr="00814AD1">
        <w:t xml:space="preserve"> </w:t>
      </w:r>
      <w:proofErr w:type="spellStart"/>
      <w:r w:rsidRPr="00814AD1">
        <w:t>jasa</w:t>
      </w:r>
      <w:proofErr w:type="spellEnd"/>
      <w:r w:rsidR="0086498E">
        <w:t xml:space="preserve"> </w:t>
      </w:r>
      <w:proofErr w:type="spellStart"/>
      <w:r w:rsidRPr="00814AD1">
        <w:t>boga</w:t>
      </w:r>
      <w:proofErr w:type="spellEnd"/>
      <w:r w:rsidRPr="00814AD1">
        <w:t xml:space="preserve"> </w:t>
      </w:r>
      <w:proofErr w:type="spellStart"/>
      <w:r w:rsidRPr="00814AD1">
        <w:t>dilakukan</w:t>
      </w:r>
      <w:proofErr w:type="spellEnd"/>
      <w:r w:rsidRPr="00814AD1">
        <w:t xml:space="preserve"> </w:t>
      </w:r>
      <w:proofErr w:type="spellStart"/>
      <w:r w:rsidRPr="00814AD1">
        <w:t>untuk</w:t>
      </w:r>
      <w:proofErr w:type="spellEnd"/>
      <w:r w:rsidRPr="00814AD1">
        <w:t xml:space="preserve"> </w:t>
      </w:r>
      <w:proofErr w:type="spellStart"/>
      <w:r w:rsidRPr="00814AD1">
        <w:t>memastikan</w:t>
      </w:r>
      <w:proofErr w:type="spellEnd"/>
      <w:r w:rsidRPr="00814AD1">
        <w:t xml:space="preserve"> </w:t>
      </w:r>
      <w:proofErr w:type="spellStart"/>
      <w:r w:rsidRPr="00814AD1">
        <w:t>kecukupan</w:t>
      </w:r>
      <w:proofErr w:type="spellEnd"/>
      <w:r w:rsidRPr="00814AD1">
        <w:t xml:space="preserve"> </w:t>
      </w:r>
      <w:proofErr w:type="spellStart"/>
      <w:r w:rsidRPr="00814AD1">
        <w:t>asupan</w:t>
      </w:r>
      <w:proofErr w:type="spellEnd"/>
      <w:r w:rsidRPr="00814AD1">
        <w:t xml:space="preserve"> </w:t>
      </w:r>
      <w:proofErr w:type="spellStart"/>
      <w:r w:rsidRPr="00814AD1">
        <w:t>gizi</w:t>
      </w:r>
      <w:proofErr w:type="spellEnd"/>
      <w:r w:rsidRPr="00814AD1">
        <w:t xml:space="preserve"> </w:t>
      </w:r>
      <w:proofErr w:type="spellStart"/>
      <w:r w:rsidRPr="00814AD1">
        <w:t>kerja</w:t>
      </w:r>
      <w:proofErr w:type="spellEnd"/>
      <w:r w:rsidRPr="00814AD1">
        <w:t xml:space="preserve"> </w:t>
      </w:r>
      <w:proofErr w:type="spellStart"/>
      <w:r w:rsidRPr="00814AD1">
        <w:t>karyawan</w:t>
      </w:r>
      <w:proofErr w:type="spellEnd"/>
      <w:r w:rsidRPr="00814AD1">
        <w:t xml:space="preserve"> dan </w:t>
      </w:r>
      <w:proofErr w:type="spellStart"/>
      <w:r w:rsidRPr="00814AD1">
        <w:t>higinitas</w:t>
      </w:r>
      <w:proofErr w:type="spellEnd"/>
      <w:r w:rsidRPr="00814AD1">
        <w:t xml:space="preserve"> </w:t>
      </w:r>
      <w:proofErr w:type="spellStart"/>
      <w:r w:rsidRPr="00814AD1">
        <w:t>produk</w:t>
      </w:r>
      <w:proofErr w:type="spellEnd"/>
      <w:r w:rsidRPr="00814AD1">
        <w:t xml:space="preserve"> </w:t>
      </w:r>
      <w:proofErr w:type="spellStart"/>
      <w:r w:rsidRPr="00814AD1">
        <w:t>pangan</w:t>
      </w:r>
      <w:proofErr w:type="spellEnd"/>
      <w:r w:rsidRPr="00814AD1">
        <w:t xml:space="preserve"> yang </w:t>
      </w:r>
      <w:proofErr w:type="spellStart"/>
      <w:r w:rsidRPr="00814AD1">
        <w:t>disediakan</w:t>
      </w:r>
      <w:proofErr w:type="spellEnd"/>
      <w:r w:rsidRPr="00814AD1">
        <w:t xml:space="preserve"> oleh </w:t>
      </w:r>
      <w:r w:rsidR="0086498E">
        <w:t>P</w:t>
      </w:r>
      <w:r w:rsidRPr="00814AD1">
        <w:t xml:space="preserve">erusahaan. </w:t>
      </w:r>
    </w:p>
    <w:tbl>
      <w:tblPr>
        <w:tblStyle w:val="TableGrid"/>
        <w:tblW w:w="0" w:type="auto"/>
        <w:tblInd w:w="734" w:type="dxa"/>
        <w:tblLook w:val="04A0" w:firstRow="1" w:lastRow="0" w:firstColumn="1" w:lastColumn="0" w:noHBand="0" w:noVBand="1"/>
      </w:tblPr>
      <w:tblGrid>
        <w:gridCol w:w="6011"/>
        <w:gridCol w:w="2416"/>
      </w:tblGrid>
      <w:tr w:rsidR="00814AD1" w:rsidRPr="00814AD1" w14:paraId="4DE6B8FF" w14:textId="77777777" w:rsidTr="000C630B">
        <w:tc>
          <w:tcPr>
            <w:tcW w:w="6011" w:type="dxa"/>
            <w:shd w:val="clear" w:color="auto" w:fill="BFBFBF" w:themeFill="background1" w:themeFillShade="BF"/>
          </w:tcPr>
          <w:p w14:paraId="6F3161ED" w14:textId="77777777" w:rsidR="004832B0" w:rsidRPr="00814AD1" w:rsidRDefault="004832B0" w:rsidP="000B5F93">
            <w:pPr>
              <w:pStyle w:val="BodyText"/>
              <w:spacing w:before="60" w:after="60" w:line="276" w:lineRule="auto"/>
              <w:ind w:left="230"/>
              <w:jc w:val="both"/>
              <w:rPr>
                <w:b/>
              </w:rPr>
            </w:pPr>
            <w:proofErr w:type="spellStart"/>
            <w:r w:rsidRPr="00814AD1">
              <w:rPr>
                <w:b/>
              </w:rPr>
              <w:lastRenderedPageBreak/>
              <w:t>Kegiatan</w:t>
            </w:r>
            <w:proofErr w:type="spellEnd"/>
            <w:r w:rsidRPr="00814AD1">
              <w:rPr>
                <w:b/>
              </w:rPr>
              <w:t xml:space="preserve"> </w:t>
            </w:r>
          </w:p>
        </w:tc>
        <w:tc>
          <w:tcPr>
            <w:tcW w:w="2416" w:type="dxa"/>
            <w:shd w:val="clear" w:color="auto" w:fill="BFBFBF" w:themeFill="background1" w:themeFillShade="BF"/>
          </w:tcPr>
          <w:p w14:paraId="5486AEA4" w14:textId="77777777" w:rsidR="004832B0" w:rsidRPr="00814AD1" w:rsidRDefault="004832B0" w:rsidP="000B5F93">
            <w:pPr>
              <w:pStyle w:val="BodyText"/>
              <w:spacing w:before="60" w:after="60" w:line="276" w:lineRule="auto"/>
              <w:ind w:left="230"/>
              <w:jc w:val="both"/>
              <w:rPr>
                <w:b/>
              </w:rPr>
            </w:pPr>
            <w:r w:rsidRPr="00814AD1">
              <w:rPr>
                <w:b/>
              </w:rPr>
              <w:t xml:space="preserve">Waktu </w:t>
            </w:r>
            <w:proofErr w:type="spellStart"/>
            <w:r w:rsidRPr="00814AD1">
              <w:rPr>
                <w:b/>
              </w:rPr>
              <w:t>Pelaksanaan</w:t>
            </w:r>
            <w:proofErr w:type="spellEnd"/>
          </w:p>
        </w:tc>
      </w:tr>
      <w:tr w:rsidR="008E6817" w:rsidRPr="00814AD1" w14:paraId="76653F15" w14:textId="77777777" w:rsidTr="003D6FE2">
        <w:tc>
          <w:tcPr>
            <w:tcW w:w="6011" w:type="dxa"/>
          </w:tcPr>
          <w:p w14:paraId="2753EC4D" w14:textId="17A376E5" w:rsidR="008E6817" w:rsidRPr="008E6817" w:rsidRDefault="008E6817" w:rsidP="008E6817">
            <w:pPr>
              <w:pStyle w:val="BodyText"/>
              <w:spacing w:before="60" w:after="60" w:line="276" w:lineRule="auto"/>
              <w:ind w:left="230"/>
              <w:jc w:val="both"/>
              <w:rPr>
                <w:rPrChange w:id="197" w:author="Uji Hesti" w:date="2021-09-29T20:52:00Z">
                  <w:rPr/>
                </w:rPrChange>
              </w:rPr>
            </w:pPr>
            <w:ins w:id="198" w:author="Uji Hesti" w:date="2021-09-29T20:52:00Z">
              <w:r w:rsidRPr="008E6817">
                <w:rPr>
                  <w:rPrChange w:id="199" w:author="Uji Hesti" w:date="2021-09-29T20:52:00Z">
                    <w:rPr/>
                  </w:rPrChange>
                </w:rPr>
                <w:t xml:space="preserve">Monitoring </w:t>
              </w:r>
              <w:proofErr w:type="spellStart"/>
              <w:r w:rsidRPr="008E6817">
                <w:rPr>
                  <w:rPrChange w:id="200" w:author="Uji Hesti" w:date="2021-09-29T20:52:00Z">
                    <w:rPr/>
                  </w:rPrChange>
                </w:rPr>
                <w:t>kandungan</w:t>
              </w:r>
              <w:proofErr w:type="spellEnd"/>
              <w:r w:rsidRPr="008E6817">
                <w:rPr>
                  <w:rPrChange w:id="201" w:author="Uji Hesti" w:date="2021-09-29T20:52:00Z">
                    <w:rPr/>
                  </w:rPrChange>
                </w:rPr>
                <w:t xml:space="preserve"> &amp; </w:t>
              </w:r>
              <w:proofErr w:type="spellStart"/>
              <w:r w:rsidRPr="008E6817">
                <w:rPr>
                  <w:rPrChange w:id="202" w:author="Uji Hesti" w:date="2021-09-29T20:52:00Z">
                    <w:rPr/>
                  </w:rPrChange>
                </w:rPr>
                <w:t>kecukupan</w:t>
              </w:r>
              <w:proofErr w:type="spellEnd"/>
              <w:r w:rsidRPr="008E6817">
                <w:rPr>
                  <w:rPrChange w:id="203" w:author="Uji Hesti" w:date="2021-09-29T20:52:00Z">
                    <w:rPr/>
                  </w:rPrChange>
                </w:rPr>
                <w:t xml:space="preserve"> </w:t>
              </w:r>
              <w:proofErr w:type="spellStart"/>
              <w:r w:rsidRPr="008E6817">
                <w:rPr>
                  <w:rPrChange w:id="204" w:author="Uji Hesti" w:date="2021-09-29T20:52:00Z">
                    <w:rPr/>
                  </w:rPrChange>
                </w:rPr>
                <w:t>gizi</w:t>
              </w:r>
            </w:ins>
            <w:proofErr w:type="spellEnd"/>
            <w:del w:id="205" w:author="Uji Hesti" w:date="2021-09-29T20:52:00Z">
              <w:r w:rsidRPr="008E6817" w:rsidDel="003A6FB5">
                <w:rPr>
                  <w:rPrChange w:id="206" w:author="Uji Hesti" w:date="2021-09-29T20:52:00Z">
                    <w:rPr/>
                  </w:rPrChange>
                </w:rPr>
                <w:delText>Monitoring kandungan &amp; kecukupan gizi</w:delText>
              </w:r>
            </w:del>
          </w:p>
        </w:tc>
        <w:tc>
          <w:tcPr>
            <w:tcW w:w="2416" w:type="dxa"/>
          </w:tcPr>
          <w:p w14:paraId="599CFB65" w14:textId="41397E66" w:rsidR="008E6817" w:rsidRPr="008E6817" w:rsidRDefault="008E6817" w:rsidP="008E6817">
            <w:pPr>
              <w:pStyle w:val="BodyText"/>
              <w:spacing w:before="60" w:after="60" w:line="276" w:lineRule="auto"/>
              <w:ind w:left="230"/>
              <w:jc w:val="both"/>
              <w:rPr>
                <w:rPrChange w:id="207" w:author="Uji Hesti" w:date="2021-09-29T20:52:00Z">
                  <w:rPr/>
                </w:rPrChange>
              </w:rPr>
            </w:pPr>
            <w:proofErr w:type="spellStart"/>
            <w:ins w:id="208" w:author="Uji Hesti" w:date="2021-09-29T20:52:00Z">
              <w:r w:rsidRPr="008E6817">
                <w:rPr>
                  <w:rPrChange w:id="209" w:author="Uji Hesti" w:date="2021-09-29T20:52:00Z">
                    <w:rPr/>
                  </w:rPrChange>
                </w:rPr>
                <w:t>Harian</w:t>
              </w:r>
            </w:ins>
            <w:proofErr w:type="spellEnd"/>
            <w:del w:id="210" w:author="Uji Hesti" w:date="2021-09-29T20:52:00Z">
              <w:r w:rsidRPr="008E6817" w:rsidDel="003A6FB5">
                <w:rPr>
                  <w:rPrChange w:id="211" w:author="Uji Hesti" w:date="2021-09-29T20:52:00Z">
                    <w:rPr/>
                  </w:rPrChange>
                </w:rPr>
                <w:delText>Harian</w:delText>
              </w:r>
            </w:del>
          </w:p>
        </w:tc>
      </w:tr>
      <w:tr w:rsidR="008E6817" w:rsidRPr="00814AD1" w14:paraId="4E11FA0C" w14:textId="77777777" w:rsidTr="003D6FE2">
        <w:tc>
          <w:tcPr>
            <w:tcW w:w="6011" w:type="dxa"/>
          </w:tcPr>
          <w:p w14:paraId="25321053" w14:textId="5AE36DAD" w:rsidR="008E6817" w:rsidRPr="008E6817" w:rsidRDefault="008E6817" w:rsidP="008E6817">
            <w:pPr>
              <w:pStyle w:val="BodyText"/>
              <w:spacing w:before="60" w:after="60" w:line="276" w:lineRule="auto"/>
              <w:ind w:left="230"/>
              <w:jc w:val="both"/>
              <w:rPr>
                <w:rPrChange w:id="212" w:author="Uji Hesti" w:date="2021-09-29T20:52:00Z">
                  <w:rPr/>
                </w:rPrChange>
              </w:rPr>
            </w:pPr>
            <w:proofErr w:type="spellStart"/>
            <w:ins w:id="213" w:author="Uji Hesti" w:date="2021-09-29T20:52:00Z">
              <w:r w:rsidRPr="008E6817">
                <w:rPr>
                  <w:rPrChange w:id="214" w:author="Uji Hesti" w:date="2021-09-29T20:52:00Z">
                    <w:rPr>
                      <w:highlight w:val="yellow"/>
                    </w:rPr>
                  </w:rPrChange>
                </w:rPr>
                <w:t>Inspeksi</w:t>
              </w:r>
              <w:proofErr w:type="spellEnd"/>
              <w:r w:rsidRPr="008E6817">
                <w:rPr>
                  <w:rPrChange w:id="215" w:author="Uji Hesti" w:date="2021-09-29T20:52:00Z">
                    <w:rPr>
                      <w:highlight w:val="yellow"/>
                    </w:rPr>
                  </w:rPrChange>
                </w:rPr>
                <w:t xml:space="preserve"> </w:t>
              </w:r>
              <w:proofErr w:type="spellStart"/>
              <w:r w:rsidRPr="008E6817">
                <w:rPr>
                  <w:rPrChange w:id="216" w:author="Uji Hesti" w:date="2021-09-29T20:52:00Z">
                    <w:rPr>
                      <w:highlight w:val="yellow"/>
                    </w:rPr>
                  </w:rPrChange>
                </w:rPr>
                <w:t>Higiene</w:t>
              </w:r>
              <w:proofErr w:type="spellEnd"/>
              <w:r w:rsidRPr="008E6817">
                <w:rPr>
                  <w:rPrChange w:id="217" w:author="Uji Hesti" w:date="2021-09-29T20:52:00Z">
                    <w:rPr>
                      <w:highlight w:val="yellow"/>
                    </w:rPr>
                  </w:rPrChange>
                </w:rPr>
                <w:t xml:space="preserve"> &amp; </w:t>
              </w:r>
              <w:proofErr w:type="spellStart"/>
              <w:r w:rsidRPr="008E6817">
                <w:rPr>
                  <w:rPrChange w:id="218" w:author="Uji Hesti" w:date="2021-09-29T20:52:00Z">
                    <w:rPr>
                      <w:highlight w:val="yellow"/>
                    </w:rPr>
                  </w:rPrChange>
                </w:rPr>
                <w:t>Sanitasi</w:t>
              </w:r>
              <w:proofErr w:type="spellEnd"/>
              <w:r w:rsidRPr="008E6817">
                <w:rPr>
                  <w:rPrChange w:id="219" w:author="Uji Hesti" w:date="2021-09-29T20:52:00Z">
                    <w:rPr>
                      <w:highlight w:val="yellow"/>
                    </w:rPr>
                  </w:rPrChange>
                </w:rPr>
                <w:t xml:space="preserve"> </w:t>
              </w:r>
              <w:proofErr w:type="spellStart"/>
              <w:r w:rsidRPr="008E6817">
                <w:rPr>
                  <w:rPrChange w:id="220" w:author="Uji Hesti" w:date="2021-09-29T20:52:00Z">
                    <w:rPr>
                      <w:highlight w:val="yellow"/>
                    </w:rPr>
                  </w:rPrChange>
                </w:rPr>
                <w:t>Fasilitas</w:t>
              </w:r>
              <w:proofErr w:type="spellEnd"/>
              <w:r w:rsidRPr="008E6817">
                <w:rPr>
                  <w:rPrChange w:id="221" w:author="Uji Hesti" w:date="2021-09-29T20:52:00Z">
                    <w:rPr>
                      <w:highlight w:val="yellow"/>
                    </w:rPr>
                  </w:rPrChange>
                </w:rPr>
                <w:t xml:space="preserve"> Jasa </w:t>
              </w:r>
              <w:proofErr w:type="spellStart"/>
              <w:r w:rsidRPr="008E6817">
                <w:rPr>
                  <w:rPrChange w:id="222" w:author="Uji Hesti" w:date="2021-09-29T20:52:00Z">
                    <w:rPr>
                      <w:highlight w:val="yellow"/>
                    </w:rPr>
                  </w:rPrChange>
                </w:rPr>
                <w:t>boga</w:t>
              </w:r>
            </w:ins>
            <w:proofErr w:type="spellEnd"/>
            <w:del w:id="223" w:author="Uji Hesti" w:date="2021-09-29T20:52:00Z">
              <w:r w:rsidRPr="008E6817" w:rsidDel="003A6FB5">
                <w:rPr>
                  <w:rPrChange w:id="224" w:author="Uji Hesti" w:date="2021-09-29T20:52:00Z">
                    <w:rPr/>
                  </w:rPrChange>
                </w:rPr>
                <w:delText>Inspeksi Higiene &amp; Sanitasi Fasilitas Jasa boga</w:delText>
              </w:r>
            </w:del>
          </w:p>
        </w:tc>
        <w:tc>
          <w:tcPr>
            <w:tcW w:w="2416" w:type="dxa"/>
          </w:tcPr>
          <w:p w14:paraId="0CA91832" w14:textId="51FDE559" w:rsidR="008E6817" w:rsidRPr="008E6817" w:rsidRDefault="008E6817" w:rsidP="008E6817">
            <w:pPr>
              <w:pStyle w:val="BodyText"/>
              <w:spacing w:before="60" w:after="60" w:line="276" w:lineRule="auto"/>
              <w:ind w:left="230"/>
              <w:jc w:val="both"/>
              <w:rPr>
                <w:rPrChange w:id="225" w:author="Uji Hesti" w:date="2021-09-29T20:52:00Z">
                  <w:rPr/>
                </w:rPrChange>
              </w:rPr>
            </w:pPr>
            <w:ins w:id="226" w:author="Uji Hesti" w:date="2021-09-29T20:52:00Z">
              <w:r w:rsidRPr="008E6817">
                <w:rPr>
                  <w:rPrChange w:id="227" w:author="Uji Hesti" w:date="2021-09-29T20:52:00Z">
                    <w:rPr>
                      <w:highlight w:val="yellow"/>
                    </w:rPr>
                  </w:rPrChange>
                </w:rPr>
                <w:t>2-Mingguan</w:t>
              </w:r>
            </w:ins>
            <w:del w:id="228" w:author="Uji Hesti" w:date="2021-09-29T20:52:00Z">
              <w:r w:rsidRPr="008E6817" w:rsidDel="003A6FB5">
                <w:rPr>
                  <w:rPrChange w:id="229" w:author="Uji Hesti" w:date="2021-09-29T20:52:00Z">
                    <w:rPr/>
                  </w:rPrChange>
                </w:rPr>
                <w:delText>Mingguan</w:delText>
              </w:r>
            </w:del>
          </w:p>
        </w:tc>
      </w:tr>
      <w:tr w:rsidR="008E6817" w:rsidRPr="00814AD1" w14:paraId="6F838835" w14:textId="77777777" w:rsidTr="003D6FE2">
        <w:tc>
          <w:tcPr>
            <w:tcW w:w="6011" w:type="dxa"/>
          </w:tcPr>
          <w:p w14:paraId="22B28DEE" w14:textId="5EB3A1E7" w:rsidR="008E6817" w:rsidRPr="008E6817" w:rsidRDefault="008E6817" w:rsidP="008E6817">
            <w:pPr>
              <w:pStyle w:val="BodyText"/>
              <w:spacing w:before="60" w:after="60" w:line="276" w:lineRule="auto"/>
              <w:ind w:left="230"/>
              <w:jc w:val="both"/>
              <w:rPr>
                <w:rPrChange w:id="230" w:author="Uji Hesti" w:date="2021-09-29T20:52:00Z">
                  <w:rPr/>
                </w:rPrChange>
              </w:rPr>
            </w:pPr>
            <w:proofErr w:type="spellStart"/>
            <w:ins w:id="231" w:author="Uji Hesti" w:date="2021-09-29T20:52:00Z">
              <w:r w:rsidRPr="008E6817">
                <w:rPr>
                  <w:rPrChange w:id="232" w:author="Uji Hesti" w:date="2021-09-29T20:52:00Z">
                    <w:rPr>
                      <w:highlight w:val="yellow"/>
                    </w:rPr>
                  </w:rPrChange>
                </w:rPr>
                <w:t>Observasi</w:t>
              </w:r>
              <w:proofErr w:type="spellEnd"/>
              <w:r w:rsidRPr="008E6817">
                <w:rPr>
                  <w:rPrChange w:id="233" w:author="Uji Hesti" w:date="2021-09-29T20:52:00Z">
                    <w:rPr>
                      <w:highlight w:val="yellow"/>
                    </w:rPr>
                  </w:rPrChange>
                </w:rPr>
                <w:t xml:space="preserve"> Personal Hygiene </w:t>
              </w:r>
              <w:proofErr w:type="spellStart"/>
              <w:r w:rsidRPr="008E6817">
                <w:rPr>
                  <w:rPrChange w:id="234" w:author="Uji Hesti" w:date="2021-09-29T20:52:00Z">
                    <w:rPr>
                      <w:highlight w:val="yellow"/>
                    </w:rPr>
                  </w:rPrChange>
                </w:rPr>
                <w:t>Pengolah</w:t>
              </w:r>
              <w:proofErr w:type="spellEnd"/>
              <w:r w:rsidRPr="008E6817">
                <w:rPr>
                  <w:rPrChange w:id="235" w:author="Uji Hesti" w:date="2021-09-29T20:52:00Z">
                    <w:rPr>
                      <w:highlight w:val="yellow"/>
                    </w:rPr>
                  </w:rPrChange>
                </w:rPr>
                <w:t xml:space="preserve"> &amp; </w:t>
              </w:r>
              <w:proofErr w:type="spellStart"/>
              <w:r w:rsidRPr="008E6817">
                <w:rPr>
                  <w:rPrChange w:id="236" w:author="Uji Hesti" w:date="2021-09-29T20:52:00Z">
                    <w:rPr>
                      <w:highlight w:val="yellow"/>
                    </w:rPr>
                  </w:rPrChange>
                </w:rPr>
                <w:t>Penjamah</w:t>
              </w:r>
              <w:proofErr w:type="spellEnd"/>
              <w:r w:rsidRPr="008E6817">
                <w:rPr>
                  <w:rPrChange w:id="237" w:author="Uji Hesti" w:date="2021-09-29T20:52:00Z">
                    <w:rPr>
                      <w:highlight w:val="yellow"/>
                    </w:rPr>
                  </w:rPrChange>
                </w:rPr>
                <w:t xml:space="preserve"> </w:t>
              </w:r>
              <w:proofErr w:type="spellStart"/>
              <w:r w:rsidRPr="008E6817">
                <w:rPr>
                  <w:rPrChange w:id="238" w:author="Uji Hesti" w:date="2021-09-29T20:52:00Z">
                    <w:rPr>
                      <w:highlight w:val="yellow"/>
                    </w:rPr>
                  </w:rPrChange>
                </w:rPr>
                <w:t>Makanan</w:t>
              </w:r>
            </w:ins>
            <w:proofErr w:type="spellEnd"/>
            <w:del w:id="239" w:author="Uji Hesti" w:date="2021-09-29T20:52:00Z">
              <w:r w:rsidRPr="008E6817" w:rsidDel="003A6FB5">
                <w:rPr>
                  <w:rPrChange w:id="240" w:author="Uji Hesti" w:date="2021-09-29T20:52:00Z">
                    <w:rPr/>
                  </w:rPrChange>
                </w:rPr>
                <w:delText>Observasi Personal Hygiene Pengolah &amp; Penjamah Makanan</w:delText>
              </w:r>
            </w:del>
          </w:p>
        </w:tc>
        <w:tc>
          <w:tcPr>
            <w:tcW w:w="2416" w:type="dxa"/>
          </w:tcPr>
          <w:p w14:paraId="36FBA8B2" w14:textId="1EA80BC6" w:rsidR="008E6817" w:rsidRPr="008E6817" w:rsidRDefault="008E6817" w:rsidP="008E6817">
            <w:pPr>
              <w:pStyle w:val="BodyText"/>
              <w:spacing w:before="60" w:after="60" w:line="276" w:lineRule="auto"/>
              <w:ind w:left="230"/>
              <w:jc w:val="both"/>
              <w:rPr>
                <w:rPrChange w:id="241" w:author="Uji Hesti" w:date="2021-09-29T20:52:00Z">
                  <w:rPr/>
                </w:rPrChange>
              </w:rPr>
            </w:pPr>
            <w:ins w:id="242" w:author="Uji Hesti" w:date="2021-09-29T20:52:00Z">
              <w:r w:rsidRPr="008E6817">
                <w:rPr>
                  <w:rPrChange w:id="243" w:author="Uji Hesti" w:date="2021-09-29T20:52:00Z">
                    <w:rPr>
                      <w:highlight w:val="yellow"/>
                    </w:rPr>
                  </w:rPrChange>
                </w:rPr>
                <w:t>2-Mingguan</w:t>
              </w:r>
            </w:ins>
            <w:del w:id="244" w:author="Uji Hesti" w:date="2021-09-29T20:52:00Z">
              <w:r w:rsidRPr="008E6817" w:rsidDel="003A6FB5">
                <w:rPr>
                  <w:rPrChange w:id="245" w:author="Uji Hesti" w:date="2021-09-29T20:52:00Z">
                    <w:rPr/>
                  </w:rPrChange>
                </w:rPr>
                <w:delText>Mingguan</w:delText>
              </w:r>
            </w:del>
          </w:p>
        </w:tc>
      </w:tr>
      <w:tr w:rsidR="008E6817" w:rsidRPr="00814AD1" w14:paraId="36623AD4" w14:textId="77777777" w:rsidTr="003D6FE2">
        <w:tc>
          <w:tcPr>
            <w:tcW w:w="6011" w:type="dxa"/>
          </w:tcPr>
          <w:p w14:paraId="240D4767" w14:textId="1AA4CDB7" w:rsidR="008E6817" w:rsidRPr="008E6817" w:rsidRDefault="008E6817" w:rsidP="008E6817">
            <w:pPr>
              <w:pStyle w:val="BodyText"/>
              <w:spacing w:before="60" w:after="60" w:line="276" w:lineRule="auto"/>
              <w:ind w:left="230"/>
              <w:jc w:val="both"/>
              <w:rPr>
                <w:rPrChange w:id="246" w:author="Uji Hesti" w:date="2021-09-29T20:52:00Z">
                  <w:rPr/>
                </w:rPrChange>
              </w:rPr>
            </w:pPr>
            <w:ins w:id="247" w:author="Uji Hesti" w:date="2021-09-29T20:52:00Z">
              <w:r w:rsidRPr="008E6817">
                <w:rPr>
                  <w:rPrChange w:id="248" w:author="Uji Hesti" w:date="2021-09-29T20:52:00Z">
                    <w:rPr/>
                  </w:rPrChange>
                </w:rPr>
                <w:t xml:space="preserve">Audit </w:t>
              </w:r>
              <w:proofErr w:type="spellStart"/>
              <w:r w:rsidRPr="008E6817">
                <w:rPr>
                  <w:rPrChange w:id="249" w:author="Uji Hesti" w:date="2021-09-29T20:52:00Z">
                    <w:rPr/>
                  </w:rPrChange>
                </w:rPr>
                <w:t>Manajemen</w:t>
              </w:r>
              <w:proofErr w:type="spellEnd"/>
              <w:r w:rsidRPr="008E6817">
                <w:rPr>
                  <w:rPrChange w:id="250" w:author="Uji Hesti" w:date="2021-09-29T20:52:00Z">
                    <w:rPr/>
                  </w:rPrChange>
                </w:rPr>
                <w:t xml:space="preserve"> </w:t>
              </w:r>
              <w:proofErr w:type="spellStart"/>
              <w:r w:rsidRPr="008E6817">
                <w:rPr>
                  <w:rPrChange w:id="251" w:author="Uji Hesti" w:date="2021-09-29T20:52:00Z">
                    <w:rPr/>
                  </w:rPrChange>
                </w:rPr>
                <w:t>Keselamatan</w:t>
              </w:r>
              <w:proofErr w:type="spellEnd"/>
              <w:r w:rsidRPr="008E6817">
                <w:rPr>
                  <w:rPrChange w:id="252" w:author="Uji Hesti" w:date="2021-09-29T20:52:00Z">
                    <w:rPr/>
                  </w:rPrChange>
                </w:rPr>
                <w:t xml:space="preserve"> </w:t>
              </w:r>
              <w:proofErr w:type="spellStart"/>
              <w:r w:rsidRPr="008E6817">
                <w:rPr>
                  <w:rPrChange w:id="253" w:author="Uji Hesti" w:date="2021-09-29T20:52:00Z">
                    <w:rPr/>
                  </w:rPrChange>
                </w:rPr>
                <w:t>Pangan</w:t>
              </w:r>
              <w:proofErr w:type="spellEnd"/>
              <w:r w:rsidRPr="008E6817">
                <w:rPr>
                  <w:rPrChange w:id="254" w:author="Uji Hesti" w:date="2021-09-29T20:52:00Z">
                    <w:rPr/>
                  </w:rPrChange>
                </w:rPr>
                <w:t xml:space="preserve"> / HACCP</w:t>
              </w:r>
            </w:ins>
            <w:del w:id="255" w:author="Uji Hesti" w:date="2021-09-29T20:52:00Z">
              <w:r w:rsidRPr="008E6817" w:rsidDel="003A6FB5">
                <w:rPr>
                  <w:rPrChange w:id="256" w:author="Uji Hesti" w:date="2021-09-29T20:52:00Z">
                    <w:rPr/>
                  </w:rPrChange>
                </w:rPr>
                <w:delText>Audit Manajemen Keselamatan Pangan / HACCP</w:delText>
              </w:r>
            </w:del>
          </w:p>
        </w:tc>
        <w:tc>
          <w:tcPr>
            <w:tcW w:w="2416" w:type="dxa"/>
          </w:tcPr>
          <w:p w14:paraId="2C78EE7F" w14:textId="7847B339" w:rsidR="008E6817" w:rsidRPr="008E6817" w:rsidRDefault="008E6817" w:rsidP="008E6817">
            <w:pPr>
              <w:pStyle w:val="BodyText"/>
              <w:spacing w:before="60" w:after="60" w:line="276" w:lineRule="auto"/>
              <w:ind w:left="230"/>
              <w:jc w:val="both"/>
              <w:rPr>
                <w:rPrChange w:id="257" w:author="Uji Hesti" w:date="2021-09-29T20:52:00Z">
                  <w:rPr/>
                </w:rPrChange>
              </w:rPr>
            </w:pPr>
            <w:ins w:id="258" w:author="Uji Hesti" w:date="2021-09-29T20:52:00Z">
              <w:r w:rsidRPr="008E6817">
                <w:rPr>
                  <w:rPrChange w:id="259" w:author="Uji Hesti" w:date="2021-09-29T20:52:00Z">
                    <w:rPr/>
                  </w:rPrChange>
                </w:rPr>
                <w:t>6-Bulanan</w:t>
              </w:r>
            </w:ins>
            <w:del w:id="260" w:author="Uji Hesti" w:date="2021-09-29T20:52:00Z">
              <w:r w:rsidRPr="008E6817" w:rsidDel="003A6FB5">
                <w:rPr>
                  <w:rPrChange w:id="261" w:author="Uji Hesti" w:date="2021-09-29T20:52:00Z">
                    <w:rPr/>
                  </w:rPrChange>
                </w:rPr>
                <w:delText>6-Bulanan</w:delText>
              </w:r>
            </w:del>
          </w:p>
        </w:tc>
      </w:tr>
    </w:tbl>
    <w:p w14:paraId="7177B5CC" w14:textId="77777777" w:rsidR="009A28D7" w:rsidRPr="00814AD1" w:rsidRDefault="009A28D7" w:rsidP="000B5F93">
      <w:pPr>
        <w:pStyle w:val="BodyText"/>
        <w:spacing w:before="60" w:after="120" w:line="276" w:lineRule="auto"/>
        <w:ind w:left="720"/>
        <w:jc w:val="both"/>
      </w:pPr>
      <w:proofErr w:type="spellStart"/>
      <w:r w:rsidRPr="00814AD1">
        <w:t>Pengendalian</w:t>
      </w:r>
      <w:proofErr w:type="spellEnd"/>
      <w:r w:rsidRPr="00814AD1">
        <w:t xml:space="preserve"> dan </w:t>
      </w:r>
      <w:proofErr w:type="spellStart"/>
      <w:r w:rsidRPr="00814AD1">
        <w:t>pencegahan</w:t>
      </w:r>
      <w:proofErr w:type="spellEnd"/>
      <w:r w:rsidRPr="00814AD1">
        <w:t xml:space="preserve"> </w:t>
      </w:r>
      <w:proofErr w:type="spellStart"/>
      <w:r w:rsidRPr="00814AD1">
        <w:t>penyebaran</w:t>
      </w:r>
      <w:proofErr w:type="spellEnd"/>
      <w:r w:rsidRPr="00814AD1">
        <w:t xml:space="preserve"> HIV/AIDS dan </w:t>
      </w:r>
      <w:proofErr w:type="spellStart"/>
      <w:r w:rsidRPr="00814AD1">
        <w:t>Penyalahgunaan</w:t>
      </w:r>
      <w:proofErr w:type="spellEnd"/>
      <w:r w:rsidRPr="00814AD1">
        <w:t xml:space="preserve"> NAPZA </w:t>
      </w:r>
      <w:proofErr w:type="spellStart"/>
      <w:r w:rsidRPr="00814AD1">
        <w:t>dilaku</w:t>
      </w:r>
      <w:r w:rsidR="003D6FE2" w:rsidRPr="00814AD1">
        <w:t>kan</w:t>
      </w:r>
      <w:proofErr w:type="spellEnd"/>
      <w:r w:rsidR="003D6FE2" w:rsidRPr="00814AD1">
        <w:t xml:space="preserve"> di </w:t>
      </w:r>
      <w:proofErr w:type="spellStart"/>
      <w:r w:rsidR="003D6FE2" w:rsidRPr="00814AD1">
        <w:t>setiap</w:t>
      </w:r>
      <w:proofErr w:type="spellEnd"/>
      <w:r w:rsidR="003D6FE2" w:rsidRPr="00814AD1">
        <w:t xml:space="preserve"> area </w:t>
      </w:r>
      <w:proofErr w:type="spellStart"/>
      <w:r w:rsidR="003D6FE2" w:rsidRPr="00814AD1">
        <w:t>kerja</w:t>
      </w:r>
      <w:proofErr w:type="spellEnd"/>
      <w:r w:rsidR="003D6FE2" w:rsidRPr="00814AD1">
        <w:t xml:space="preserve"> </w:t>
      </w:r>
      <w:proofErr w:type="spellStart"/>
      <w:r w:rsidR="003D6FE2" w:rsidRPr="00814AD1">
        <w:t>dengan</w:t>
      </w:r>
      <w:proofErr w:type="spellEnd"/>
      <w:r w:rsidR="003D6FE2" w:rsidRPr="00814AD1">
        <w:t xml:space="preserve"> program </w:t>
      </w:r>
      <w:proofErr w:type="spellStart"/>
      <w:r w:rsidR="003D6FE2" w:rsidRPr="00814AD1">
        <w:t>kesehatan</w:t>
      </w:r>
      <w:proofErr w:type="spellEnd"/>
      <w:r w:rsidR="003D6FE2" w:rsidRPr="00814AD1">
        <w:t xml:space="preserve"> yang </w:t>
      </w:r>
      <w:proofErr w:type="spellStart"/>
      <w:r w:rsidR="003D6FE2" w:rsidRPr="00814AD1">
        <w:t>terdiri</w:t>
      </w:r>
      <w:proofErr w:type="spellEnd"/>
      <w:r w:rsidR="003D6FE2" w:rsidRPr="00814AD1">
        <w:t>:</w:t>
      </w:r>
    </w:p>
    <w:tbl>
      <w:tblPr>
        <w:tblStyle w:val="TableGrid"/>
        <w:tblW w:w="0" w:type="auto"/>
        <w:tblInd w:w="734" w:type="dxa"/>
        <w:tblLayout w:type="fixed"/>
        <w:tblLook w:val="04A0" w:firstRow="1" w:lastRow="0" w:firstColumn="1" w:lastColumn="0" w:noHBand="0" w:noVBand="1"/>
      </w:tblPr>
      <w:tblGrid>
        <w:gridCol w:w="5021"/>
        <w:gridCol w:w="3406"/>
      </w:tblGrid>
      <w:tr w:rsidR="00814AD1" w:rsidRPr="00814AD1" w14:paraId="71DC7542" w14:textId="77777777" w:rsidTr="000C630B">
        <w:tc>
          <w:tcPr>
            <w:tcW w:w="5021" w:type="dxa"/>
            <w:shd w:val="clear" w:color="auto" w:fill="BFBFBF" w:themeFill="background1" w:themeFillShade="BF"/>
          </w:tcPr>
          <w:p w14:paraId="18864AB3" w14:textId="77777777" w:rsidR="004D3A4E" w:rsidRPr="00814AD1" w:rsidRDefault="004D3A4E" w:rsidP="000B5F93">
            <w:pPr>
              <w:pStyle w:val="BodyText"/>
              <w:spacing w:before="60" w:after="60" w:line="276" w:lineRule="auto"/>
              <w:ind w:left="230"/>
              <w:jc w:val="center"/>
              <w:rPr>
                <w:b/>
              </w:rPr>
            </w:pPr>
            <w:proofErr w:type="spellStart"/>
            <w:r w:rsidRPr="00814AD1">
              <w:rPr>
                <w:b/>
              </w:rPr>
              <w:t>Kegiatan</w:t>
            </w:r>
            <w:proofErr w:type="spellEnd"/>
          </w:p>
        </w:tc>
        <w:tc>
          <w:tcPr>
            <w:tcW w:w="3406" w:type="dxa"/>
            <w:shd w:val="clear" w:color="auto" w:fill="BFBFBF" w:themeFill="background1" w:themeFillShade="BF"/>
          </w:tcPr>
          <w:p w14:paraId="72EC649B" w14:textId="77777777" w:rsidR="004D3A4E" w:rsidRPr="00814AD1" w:rsidRDefault="004D3A4E" w:rsidP="000B5F93">
            <w:pPr>
              <w:pStyle w:val="BodyText"/>
              <w:spacing w:before="60" w:after="60" w:line="276" w:lineRule="auto"/>
              <w:ind w:left="230"/>
              <w:jc w:val="center"/>
              <w:rPr>
                <w:b/>
              </w:rPr>
            </w:pPr>
            <w:r w:rsidRPr="00814AD1">
              <w:rPr>
                <w:b/>
              </w:rPr>
              <w:t xml:space="preserve">Waktu </w:t>
            </w:r>
            <w:proofErr w:type="spellStart"/>
            <w:r w:rsidRPr="00814AD1">
              <w:rPr>
                <w:b/>
              </w:rPr>
              <w:t>Pelaksanaan</w:t>
            </w:r>
            <w:proofErr w:type="spellEnd"/>
          </w:p>
        </w:tc>
      </w:tr>
      <w:tr w:rsidR="00814AD1" w:rsidRPr="00814AD1" w14:paraId="7DE57B7A" w14:textId="77777777" w:rsidTr="004D3A4E">
        <w:tc>
          <w:tcPr>
            <w:tcW w:w="5021" w:type="dxa"/>
          </w:tcPr>
          <w:p w14:paraId="318B54FF" w14:textId="77777777" w:rsidR="004D3A4E" w:rsidRPr="00814AD1" w:rsidRDefault="004D3A4E" w:rsidP="000B5F93">
            <w:pPr>
              <w:pStyle w:val="BodyText"/>
              <w:spacing w:before="60" w:after="60" w:line="276" w:lineRule="auto"/>
              <w:ind w:left="230" w:hanging="230"/>
              <w:jc w:val="both"/>
            </w:pPr>
            <w:proofErr w:type="spellStart"/>
            <w:r w:rsidRPr="00814AD1">
              <w:t>Edukasi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Bahaya</w:t>
            </w:r>
            <w:proofErr w:type="spellEnd"/>
            <w:r w:rsidRPr="00814AD1">
              <w:t xml:space="preserve"> NAPZA &amp; HIV/AIDS Awareness</w:t>
            </w:r>
          </w:p>
        </w:tc>
        <w:tc>
          <w:tcPr>
            <w:tcW w:w="3406" w:type="dxa"/>
          </w:tcPr>
          <w:p w14:paraId="49488364" w14:textId="77777777" w:rsidR="004D3A4E" w:rsidRPr="00814AD1" w:rsidRDefault="004D3A4E" w:rsidP="000B5F93">
            <w:pPr>
              <w:pStyle w:val="BodyText"/>
              <w:spacing w:before="60" w:after="60" w:line="276" w:lineRule="auto"/>
              <w:ind w:left="230"/>
              <w:jc w:val="both"/>
            </w:pPr>
            <w:proofErr w:type="spellStart"/>
            <w:r w:rsidRPr="00814AD1">
              <w:t>Setiap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Pelaksanaan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Edukasi</w:t>
            </w:r>
            <w:proofErr w:type="spellEnd"/>
          </w:p>
        </w:tc>
      </w:tr>
      <w:tr w:rsidR="00814AD1" w:rsidRPr="00814AD1" w14:paraId="3663B630" w14:textId="77777777" w:rsidTr="004D3A4E">
        <w:tc>
          <w:tcPr>
            <w:tcW w:w="5021" w:type="dxa"/>
          </w:tcPr>
          <w:p w14:paraId="67BEE397" w14:textId="77777777" w:rsidR="004D3A4E" w:rsidRPr="00814AD1" w:rsidRDefault="004D3A4E" w:rsidP="000B5F93">
            <w:pPr>
              <w:pStyle w:val="BodyText"/>
              <w:spacing w:before="60" w:line="276" w:lineRule="auto"/>
              <w:ind w:left="230" w:hanging="230"/>
              <w:jc w:val="both"/>
            </w:pPr>
            <w:proofErr w:type="spellStart"/>
            <w:r w:rsidRPr="00814AD1">
              <w:t>Kampanye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Bahaya</w:t>
            </w:r>
            <w:proofErr w:type="spellEnd"/>
            <w:r w:rsidRPr="00814AD1">
              <w:t xml:space="preserve"> NAPZA &amp; HIV/AIDS Awareness</w:t>
            </w:r>
          </w:p>
          <w:p w14:paraId="212E03D4" w14:textId="77777777" w:rsidR="004D3A4E" w:rsidRPr="00814AD1" w:rsidRDefault="004D3A4E" w:rsidP="000B5F93">
            <w:pPr>
              <w:pStyle w:val="BodyText"/>
              <w:numPr>
                <w:ilvl w:val="0"/>
                <w:numId w:val="33"/>
              </w:numPr>
              <w:spacing w:line="276" w:lineRule="auto"/>
              <w:ind w:left="436" w:hanging="283"/>
              <w:jc w:val="both"/>
            </w:pPr>
            <w:r w:rsidRPr="00814AD1">
              <w:t>Poster</w:t>
            </w:r>
          </w:p>
          <w:p w14:paraId="7D55AC09" w14:textId="77777777" w:rsidR="004D3A4E" w:rsidRPr="00814AD1" w:rsidRDefault="004D3A4E" w:rsidP="000B5F93">
            <w:pPr>
              <w:pStyle w:val="BodyText"/>
              <w:numPr>
                <w:ilvl w:val="0"/>
                <w:numId w:val="33"/>
              </w:numPr>
              <w:spacing w:line="276" w:lineRule="auto"/>
              <w:ind w:left="436" w:hanging="283"/>
              <w:jc w:val="both"/>
            </w:pPr>
            <w:r w:rsidRPr="00814AD1">
              <w:t>Bulletin</w:t>
            </w:r>
          </w:p>
          <w:p w14:paraId="5AB5D52C" w14:textId="77777777" w:rsidR="004D3A4E" w:rsidRPr="00814AD1" w:rsidRDefault="004D3A4E" w:rsidP="000B5F93">
            <w:pPr>
              <w:pStyle w:val="BodyText"/>
              <w:numPr>
                <w:ilvl w:val="0"/>
                <w:numId w:val="33"/>
              </w:numPr>
              <w:spacing w:after="60" w:line="276" w:lineRule="auto"/>
              <w:ind w:left="436" w:hanging="283"/>
              <w:jc w:val="both"/>
            </w:pPr>
            <w:proofErr w:type="spellStart"/>
            <w:r w:rsidRPr="00814AD1">
              <w:t>Spanduk</w:t>
            </w:r>
            <w:proofErr w:type="spellEnd"/>
          </w:p>
        </w:tc>
        <w:tc>
          <w:tcPr>
            <w:tcW w:w="3406" w:type="dxa"/>
          </w:tcPr>
          <w:p w14:paraId="0CBFD539" w14:textId="77777777" w:rsidR="004D3A4E" w:rsidRPr="00814AD1" w:rsidRDefault="004D3A4E" w:rsidP="000B5F93">
            <w:pPr>
              <w:pStyle w:val="BodyText"/>
              <w:spacing w:line="276" w:lineRule="auto"/>
              <w:ind w:left="233"/>
              <w:jc w:val="both"/>
            </w:pPr>
            <w:proofErr w:type="spellStart"/>
            <w:r w:rsidRPr="00814AD1">
              <w:t>Rutin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Berkala</w:t>
            </w:r>
            <w:proofErr w:type="spellEnd"/>
          </w:p>
        </w:tc>
      </w:tr>
      <w:tr w:rsidR="00814AD1" w:rsidRPr="00814AD1" w14:paraId="16BD3DC5" w14:textId="77777777" w:rsidTr="004D3A4E">
        <w:tc>
          <w:tcPr>
            <w:tcW w:w="5021" w:type="dxa"/>
          </w:tcPr>
          <w:p w14:paraId="2A51180B" w14:textId="77777777" w:rsidR="004D3A4E" w:rsidRPr="00814AD1" w:rsidRDefault="004D3A4E" w:rsidP="000B5F93">
            <w:pPr>
              <w:pStyle w:val="BodyText"/>
              <w:spacing w:before="60" w:after="60" w:line="276" w:lineRule="auto"/>
              <w:ind w:left="230" w:hanging="230"/>
              <w:jc w:val="both"/>
            </w:pPr>
            <w:r w:rsidRPr="00814AD1">
              <w:t xml:space="preserve">Program </w:t>
            </w:r>
            <w:r w:rsidRPr="000C630B">
              <w:rPr>
                <w:i/>
              </w:rPr>
              <w:t>Infection Control</w:t>
            </w:r>
          </w:p>
        </w:tc>
        <w:tc>
          <w:tcPr>
            <w:tcW w:w="3406" w:type="dxa"/>
          </w:tcPr>
          <w:p w14:paraId="04143837" w14:textId="77777777" w:rsidR="004D3A4E" w:rsidRPr="00814AD1" w:rsidRDefault="004D3A4E" w:rsidP="000B5F93">
            <w:pPr>
              <w:pStyle w:val="BodyText"/>
              <w:spacing w:before="60" w:after="60" w:line="276" w:lineRule="auto"/>
              <w:ind w:left="230"/>
              <w:jc w:val="both"/>
            </w:pPr>
            <w:proofErr w:type="spellStart"/>
            <w:r w:rsidRPr="00814AD1">
              <w:t>Setiap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pelaksanaan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layanan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kesehatan</w:t>
            </w:r>
            <w:proofErr w:type="spellEnd"/>
          </w:p>
        </w:tc>
      </w:tr>
      <w:tr w:rsidR="00814AD1" w:rsidRPr="00814AD1" w14:paraId="2E313354" w14:textId="77777777" w:rsidTr="004D3A4E">
        <w:tc>
          <w:tcPr>
            <w:tcW w:w="5021" w:type="dxa"/>
          </w:tcPr>
          <w:p w14:paraId="74F77359" w14:textId="77777777" w:rsidR="004D3A4E" w:rsidRPr="00814AD1" w:rsidRDefault="004D3A4E" w:rsidP="000B5F93">
            <w:pPr>
              <w:pStyle w:val="BodyText"/>
              <w:spacing w:before="60" w:after="60" w:line="276" w:lineRule="auto"/>
              <w:ind w:left="230" w:hanging="230"/>
              <w:jc w:val="both"/>
            </w:pPr>
            <w:proofErr w:type="spellStart"/>
            <w:r w:rsidRPr="00814AD1">
              <w:t>Pemeriksaan</w:t>
            </w:r>
            <w:proofErr w:type="spellEnd"/>
            <w:r w:rsidRPr="00814AD1">
              <w:t xml:space="preserve"> NAPZA</w:t>
            </w:r>
          </w:p>
        </w:tc>
        <w:tc>
          <w:tcPr>
            <w:tcW w:w="3406" w:type="dxa"/>
          </w:tcPr>
          <w:p w14:paraId="541113CB" w14:textId="77777777" w:rsidR="004D3A4E" w:rsidRPr="00814AD1" w:rsidRDefault="004D3A4E" w:rsidP="000B5F93">
            <w:pPr>
              <w:pStyle w:val="BodyText"/>
              <w:spacing w:before="60" w:after="60" w:line="276" w:lineRule="auto"/>
              <w:ind w:left="230"/>
              <w:jc w:val="both"/>
            </w:pPr>
            <w:proofErr w:type="spellStart"/>
            <w:r w:rsidRPr="00814AD1">
              <w:t>Setiap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pemeriksaan</w:t>
            </w:r>
            <w:proofErr w:type="spellEnd"/>
            <w:r w:rsidRPr="00814AD1">
              <w:t xml:space="preserve"> MCU </w:t>
            </w:r>
            <w:proofErr w:type="spellStart"/>
            <w:r w:rsidRPr="00814AD1">
              <w:t>rutin</w:t>
            </w:r>
            <w:proofErr w:type="spellEnd"/>
          </w:p>
        </w:tc>
      </w:tr>
      <w:tr w:rsidR="004D3A4E" w:rsidRPr="00814AD1" w14:paraId="186E7CC8" w14:textId="77777777" w:rsidTr="004D3A4E">
        <w:tc>
          <w:tcPr>
            <w:tcW w:w="5021" w:type="dxa"/>
          </w:tcPr>
          <w:p w14:paraId="308AFC87" w14:textId="77777777" w:rsidR="004D3A4E" w:rsidRPr="00814AD1" w:rsidRDefault="004D3A4E" w:rsidP="000B5F93">
            <w:pPr>
              <w:pStyle w:val="BodyText"/>
              <w:spacing w:before="60" w:after="60" w:line="276" w:lineRule="auto"/>
              <w:ind w:left="230" w:hanging="230"/>
              <w:jc w:val="both"/>
            </w:pPr>
            <w:proofErr w:type="spellStart"/>
            <w:r w:rsidRPr="00814AD1">
              <w:t>Inspeksi</w:t>
            </w:r>
            <w:proofErr w:type="spellEnd"/>
            <w:r w:rsidRPr="00814AD1">
              <w:t xml:space="preserve"> </w:t>
            </w:r>
            <w:proofErr w:type="spellStart"/>
            <w:r w:rsidRPr="00814AD1">
              <w:t>mendadak</w:t>
            </w:r>
            <w:proofErr w:type="spellEnd"/>
            <w:r w:rsidRPr="00814AD1">
              <w:t xml:space="preserve"> NAPZA</w:t>
            </w:r>
          </w:p>
        </w:tc>
        <w:tc>
          <w:tcPr>
            <w:tcW w:w="3406" w:type="dxa"/>
          </w:tcPr>
          <w:p w14:paraId="5F0686CE" w14:textId="77777777" w:rsidR="004D3A4E" w:rsidRPr="00814AD1" w:rsidRDefault="004D3A4E" w:rsidP="000B5F93">
            <w:pPr>
              <w:pStyle w:val="BodyText"/>
              <w:spacing w:before="60" w:after="60" w:line="276" w:lineRule="auto"/>
              <w:ind w:left="230"/>
              <w:jc w:val="both"/>
            </w:pPr>
            <w:r w:rsidRPr="00814AD1">
              <w:t xml:space="preserve">Random </w:t>
            </w:r>
            <w:proofErr w:type="spellStart"/>
            <w:r w:rsidRPr="00814AD1">
              <w:t>Berkala</w:t>
            </w:r>
            <w:proofErr w:type="spellEnd"/>
          </w:p>
        </w:tc>
      </w:tr>
    </w:tbl>
    <w:p w14:paraId="0FE3358D" w14:textId="6B976501" w:rsidR="008E6817" w:rsidRDefault="008E6817" w:rsidP="008E6817">
      <w:pPr>
        <w:pStyle w:val="Heading1"/>
        <w:tabs>
          <w:tab w:val="left" w:pos="720"/>
        </w:tabs>
        <w:spacing w:line="276" w:lineRule="auto"/>
        <w:ind w:left="734" w:firstLine="0"/>
        <w:jc w:val="both"/>
        <w:rPr>
          <w:ins w:id="262" w:author="Uji Hesti" w:date="2021-09-29T20:53:00Z"/>
          <w:b w:val="0"/>
          <w:bCs w:val="0"/>
          <w:w w:val="105"/>
          <w:sz w:val="20"/>
          <w:szCs w:val="20"/>
        </w:rPr>
      </w:pPr>
      <w:proofErr w:type="spellStart"/>
      <w:ins w:id="263" w:author="Uji Hesti" w:date="2021-09-29T20:52:00Z">
        <w:r w:rsidRPr="008E6817">
          <w:rPr>
            <w:b w:val="0"/>
            <w:bCs w:val="0"/>
            <w:w w:val="105"/>
            <w:sz w:val="20"/>
            <w:szCs w:val="20"/>
            <w:rPrChange w:id="264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>Pengelolaan</w:t>
        </w:r>
        <w:proofErr w:type="spellEnd"/>
        <w:r w:rsidRPr="008E6817">
          <w:rPr>
            <w:b w:val="0"/>
            <w:bCs w:val="0"/>
            <w:w w:val="105"/>
            <w:sz w:val="20"/>
            <w:szCs w:val="20"/>
            <w:rPrChange w:id="265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 xml:space="preserve"> </w:t>
        </w:r>
        <w:proofErr w:type="spellStart"/>
        <w:r w:rsidRPr="008E6817">
          <w:rPr>
            <w:b w:val="0"/>
            <w:bCs w:val="0"/>
            <w:w w:val="105"/>
            <w:sz w:val="20"/>
            <w:szCs w:val="20"/>
            <w:rPrChange w:id="266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>kelelahan</w:t>
        </w:r>
        <w:proofErr w:type="spellEnd"/>
        <w:r w:rsidRPr="008E6817">
          <w:rPr>
            <w:b w:val="0"/>
            <w:bCs w:val="0"/>
            <w:w w:val="105"/>
            <w:sz w:val="20"/>
            <w:szCs w:val="20"/>
            <w:rPrChange w:id="267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 xml:space="preserve"> </w:t>
        </w:r>
        <w:proofErr w:type="spellStart"/>
        <w:r w:rsidRPr="008E6817">
          <w:rPr>
            <w:b w:val="0"/>
            <w:bCs w:val="0"/>
            <w:w w:val="105"/>
            <w:sz w:val="20"/>
            <w:szCs w:val="20"/>
            <w:rPrChange w:id="268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>kerja</w:t>
        </w:r>
        <w:proofErr w:type="spellEnd"/>
        <w:r w:rsidRPr="008E6817">
          <w:rPr>
            <w:b w:val="0"/>
            <w:bCs w:val="0"/>
            <w:w w:val="105"/>
            <w:sz w:val="20"/>
            <w:szCs w:val="20"/>
            <w:rPrChange w:id="269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 xml:space="preserve"> (Fatigue Management) </w:t>
        </w:r>
        <w:proofErr w:type="spellStart"/>
        <w:r w:rsidRPr="008E6817">
          <w:rPr>
            <w:b w:val="0"/>
            <w:bCs w:val="0"/>
            <w:w w:val="105"/>
            <w:sz w:val="20"/>
            <w:szCs w:val="20"/>
            <w:rPrChange w:id="270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>dilakukan</w:t>
        </w:r>
        <w:proofErr w:type="spellEnd"/>
        <w:r w:rsidRPr="008E6817">
          <w:rPr>
            <w:b w:val="0"/>
            <w:bCs w:val="0"/>
            <w:w w:val="105"/>
            <w:sz w:val="20"/>
            <w:szCs w:val="20"/>
            <w:rPrChange w:id="271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 xml:space="preserve"> </w:t>
        </w:r>
        <w:proofErr w:type="spellStart"/>
        <w:r w:rsidRPr="008E6817">
          <w:rPr>
            <w:b w:val="0"/>
            <w:bCs w:val="0"/>
            <w:w w:val="105"/>
            <w:sz w:val="20"/>
            <w:szCs w:val="20"/>
            <w:rPrChange w:id="272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>sebagai</w:t>
        </w:r>
        <w:proofErr w:type="spellEnd"/>
        <w:r w:rsidRPr="008E6817">
          <w:rPr>
            <w:b w:val="0"/>
            <w:bCs w:val="0"/>
            <w:w w:val="105"/>
            <w:sz w:val="20"/>
            <w:szCs w:val="20"/>
            <w:rPrChange w:id="273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 xml:space="preserve"> </w:t>
        </w:r>
        <w:proofErr w:type="spellStart"/>
        <w:r w:rsidRPr="008E6817">
          <w:rPr>
            <w:b w:val="0"/>
            <w:bCs w:val="0"/>
            <w:w w:val="105"/>
            <w:sz w:val="20"/>
            <w:szCs w:val="20"/>
            <w:rPrChange w:id="274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>upaya</w:t>
        </w:r>
        <w:proofErr w:type="spellEnd"/>
        <w:r w:rsidRPr="008E6817">
          <w:rPr>
            <w:b w:val="0"/>
            <w:bCs w:val="0"/>
            <w:w w:val="105"/>
            <w:sz w:val="20"/>
            <w:szCs w:val="20"/>
            <w:rPrChange w:id="275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 xml:space="preserve"> </w:t>
        </w:r>
        <w:proofErr w:type="spellStart"/>
        <w:r w:rsidRPr="008E6817">
          <w:rPr>
            <w:b w:val="0"/>
            <w:bCs w:val="0"/>
            <w:w w:val="105"/>
            <w:sz w:val="20"/>
            <w:szCs w:val="20"/>
            <w:rPrChange w:id="276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>dalam</w:t>
        </w:r>
        <w:proofErr w:type="spellEnd"/>
        <w:r w:rsidRPr="008E6817">
          <w:rPr>
            <w:b w:val="0"/>
            <w:bCs w:val="0"/>
            <w:w w:val="105"/>
            <w:sz w:val="20"/>
            <w:szCs w:val="20"/>
            <w:rPrChange w:id="277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 xml:space="preserve"> </w:t>
        </w:r>
        <w:proofErr w:type="spellStart"/>
        <w:r w:rsidRPr="008E6817">
          <w:rPr>
            <w:b w:val="0"/>
            <w:bCs w:val="0"/>
            <w:w w:val="105"/>
            <w:sz w:val="20"/>
            <w:szCs w:val="20"/>
            <w:rPrChange w:id="278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>mencegah</w:t>
        </w:r>
        <w:proofErr w:type="spellEnd"/>
        <w:r w:rsidRPr="008E6817">
          <w:rPr>
            <w:b w:val="0"/>
            <w:bCs w:val="0"/>
            <w:w w:val="105"/>
            <w:sz w:val="20"/>
            <w:szCs w:val="20"/>
            <w:rPrChange w:id="279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 xml:space="preserve"> </w:t>
        </w:r>
        <w:proofErr w:type="spellStart"/>
        <w:r w:rsidRPr="008E6817">
          <w:rPr>
            <w:b w:val="0"/>
            <w:bCs w:val="0"/>
            <w:w w:val="105"/>
            <w:sz w:val="20"/>
            <w:szCs w:val="20"/>
            <w:rPrChange w:id="280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>terjadinya</w:t>
        </w:r>
        <w:proofErr w:type="spellEnd"/>
        <w:r w:rsidRPr="008E6817">
          <w:rPr>
            <w:b w:val="0"/>
            <w:bCs w:val="0"/>
            <w:w w:val="105"/>
            <w:sz w:val="20"/>
            <w:szCs w:val="20"/>
            <w:rPrChange w:id="281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 xml:space="preserve"> </w:t>
        </w:r>
        <w:proofErr w:type="spellStart"/>
        <w:r w:rsidRPr="008E6817">
          <w:rPr>
            <w:b w:val="0"/>
            <w:bCs w:val="0"/>
            <w:w w:val="105"/>
            <w:sz w:val="20"/>
            <w:szCs w:val="20"/>
            <w:rPrChange w:id="282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>insiden</w:t>
        </w:r>
        <w:proofErr w:type="spellEnd"/>
        <w:r w:rsidRPr="008E6817">
          <w:rPr>
            <w:b w:val="0"/>
            <w:bCs w:val="0"/>
            <w:w w:val="105"/>
            <w:sz w:val="20"/>
            <w:szCs w:val="20"/>
            <w:rPrChange w:id="283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 xml:space="preserve"> di </w:t>
        </w:r>
        <w:proofErr w:type="spellStart"/>
        <w:r w:rsidRPr="008E6817">
          <w:rPr>
            <w:b w:val="0"/>
            <w:bCs w:val="0"/>
            <w:w w:val="105"/>
            <w:sz w:val="20"/>
            <w:szCs w:val="20"/>
            <w:rPrChange w:id="284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>tempat</w:t>
        </w:r>
        <w:proofErr w:type="spellEnd"/>
        <w:r w:rsidRPr="008E6817">
          <w:rPr>
            <w:b w:val="0"/>
            <w:bCs w:val="0"/>
            <w:w w:val="105"/>
            <w:sz w:val="20"/>
            <w:szCs w:val="20"/>
            <w:rPrChange w:id="285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 xml:space="preserve"> </w:t>
        </w:r>
        <w:proofErr w:type="spellStart"/>
        <w:r w:rsidRPr="008E6817">
          <w:rPr>
            <w:b w:val="0"/>
            <w:bCs w:val="0"/>
            <w:w w:val="105"/>
            <w:sz w:val="20"/>
            <w:szCs w:val="20"/>
            <w:rPrChange w:id="286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>kerja</w:t>
        </w:r>
        <w:proofErr w:type="spellEnd"/>
        <w:r w:rsidRPr="008E6817">
          <w:rPr>
            <w:b w:val="0"/>
            <w:bCs w:val="0"/>
            <w:w w:val="105"/>
            <w:sz w:val="20"/>
            <w:szCs w:val="20"/>
            <w:rPrChange w:id="287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 xml:space="preserve"> </w:t>
        </w:r>
        <w:proofErr w:type="spellStart"/>
        <w:r w:rsidRPr="008E6817">
          <w:rPr>
            <w:b w:val="0"/>
            <w:bCs w:val="0"/>
            <w:w w:val="105"/>
            <w:sz w:val="20"/>
            <w:szCs w:val="20"/>
            <w:rPrChange w:id="288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>melalui</w:t>
        </w:r>
        <w:proofErr w:type="spellEnd"/>
        <w:r w:rsidRPr="008E6817">
          <w:rPr>
            <w:b w:val="0"/>
            <w:bCs w:val="0"/>
            <w:w w:val="105"/>
            <w:sz w:val="20"/>
            <w:szCs w:val="20"/>
            <w:rPrChange w:id="289" w:author="Uji Hesti" w:date="2021-09-29T20:52:00Z">
              <w:rPr>
                <w:w w:val="105"/>
                <w:sz w:val="20"/>
                <w:szCs w:val="20"/>
                <w:highlight w:val="yellow"/>
              </w:rPr>
            </w:rPrChange>
          </w:rPr>
          <w:t xml:space="preserve"> program</w:t>
        </w:r>
      </w:ins>
      <w:ins w:id="290" w:author="Uji Hesti" w:date="2021-09-29T20:53:00Z">
        <w:r>
          <w:rPr>
            <w:b w:val="0"/>
            <w:bCs w:val="0"/>
            <w:w w:val="105"/>
            <w:sz w:val="20"/>
            <w:szCs w:val="20"/>
          </w:rPr>
          <w:t>:</w:t>
        </w:r>
      </w:ins>
    </w:p>
    <w:tbl>
      <w:tblPr>
        <w:tblStyle w:val="TableGrid"/>
        <w:tblW w:w="0" w:type="auto"/>
        <w:tblInd w:w="734" w:type="dxa"/>
        <w:tblLayout w:type="fixed"/>
        <w:tblLook w:val="04A0" w:firstRow="1" w:lastRow="0" w:firstColumn="1" w:lastColumn="0" w:noHBand="0" w:noVBand="1"/>
      </w:tblPr>
      <w:tblGrid>
        <w:gridCol w:w="5021"/>
        <w:gridCol w:w="3406"/>
      </w:tblGrid>
      <w:tr w:rsidR="008E6817" w14:paraId="4E83566A" w14:textId="77777777" w:rsidTr="008E6817">
        <w:trPr>
          <w:ins w:id="291" w:author="Uji Hesti" w:date="2021-09-29T20:53:00Z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5255876" w14:textId="77777777" w:rsidR="008E6817" w:rsidRPr="008E6817" w:rsidRDefault="008E6817">
            <w:pPr>
              <w:pStyle w:val="BodyText"/>
              <w:spacing w:before="60" w:after="60" w:line="276" w:lineRule="auto"/>
              <w:ind w:left="230"/>
              <w:jc w:val="center"/>
              <w:rPr>
                <w:ins w:id="292" w:author="Uji Hesti" w:date="2021-09-29T20:53:00Z"/>
                <w:b/>
                <w:rPrChange w:id="293" w:author="Uji Hesti" w:date="2021-09-29T20:53:00Z">
                  <w:rPr>
                    <w:ins w:id="294" w:author="Uji Hesti" w:date="2021-09-29T20:53:00Z"/>
                    <w:b/>
                    <w:highlight w:val="yellow"/>
                  </w:rPr>
                </w:rPrChange>
              </w:rPr>
            </w:pPr>
            <w:ins w:id="295" w:author="Uji Hesti" w:date="2021-09-29T20:53:00Z">
              <w:r w:rsidRPr="008E6817">
                <w:rPr>
                  <w:b/>
                  <w:rPrChange w:id="296" w:author="Uji Hesti" w:date="2021-09-29T20:53:00Z">
                    <w:rPr>
                      <w:b/>
                      <w:highlight w:val="yellow"/>
                    </w:rPr>
                  </w:rPrChange>
                </w:rPr>
                <w:t>Program</w:t>
              </w:r>
            </w:ins>
          </w:p>
        </w:tc>
        <w:tc>
          <w:tcPr>
            <w:tcW w:w="3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4BF6B47" w14:textId="77777777" w:rsidR="008E6817" w:rsidRPr="008E6817" w:rsidRDefault="008E6817">
            <w:pPr>
              <w:pStyle w:val="BodyText"/>
              <w:spacing w:before="60" w:after="60" w:line="276" w:lineRule="auto"/>
              <w:ind w:left="230"/>
              <w:jc w:val="center"/>
              <w:rPr>
                <w:ins w:id="297" w:author="Uji Hesti" w:date="2021-09-29T20:53:00Z"/>
                <w:b/>
                <w:rPrChange w:id="298" w:author="Uji Hesti" w:date="2021-09-29T20:53:00Z">
                  <w:rPr>
                    <w:ins w:id="299" w:author="Uji Hesti" w:date="2021-09-29T20:53:00Z"/>
                    <w:b/>
                    <w:highlight w:val="yellow"/>
                  </w:rPr>
                </w:rPrChange>
              </w:rPr>
            </w:pPr>
            <w:ins w:id="300" w:author="Uji Hesti" w:date="2021-09-29T20:53:00Z">
              <w:r w:rsidRPr="008E6817">
                <w:rPr>
                  <w:b/>
                  <w:rPrChange w:id="301" w:author="Uji Hesti" w:date="2021-09-29T20:53:00Z">
                    <w:rPr>
                      <w:b/>
                      <w:highlight w:val="yellow"/>
                    </w:rPr>
                  </w:rPrChange>
                </w:rPr>
                <w:t xml:space="preserve">Waktu </w:t>
              </w:r>
              <w:proofErr w:type="spellStart"/>
              <w:r w:rsidRPr="008E6817">
                <w:rPr>
                  <w:b/>
                  <w:rPrChange w:id="302" w:author="Uji Hesti" w:date="2021-09-29T20:53:00Z">
                    <w:rPr>
                      <w:b/>
                      <w:highlight w:val="yellow"/>
                    </w:rPr>
                  </w:rPrChange>
                </w:rPr>
                <w:t>Pelaksanaan</w:t>
              </w:r>
              <w:proofErr w:type="spellEnd"/>
            </w:ins>
          </w:p>
        </w:tc>
      </w:tr>
      <w:tr w:rsidR="008E6817" w14:paraId="5EE499EF" w14:textId="77777777" w:rsidTr="008E6817">
        <w:trPr>
          <w:ins w:id="303" w:author="Uji Hesti" w:date="2021-09-29T20:53:00Z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6EF42" w14:textId="77777777" w:rsidR="008E6817" w:rsidRPr="008E6817" w:rsidRDefault="008E6817">
            <w:pPr>
              <w:pStyle w:val="BodyText"/>
              <w:spacing w:before="60" w:after="60" w:line="276" w:lineRule="auto"/>
              <w:ind w:left="230" w:hanging="230"/>
              <w:jc w:val="both"/>
              <w:rPr>
                <w:ins w:id="304" w:author="Uji Hesti" w:date="2021-09-29T20:53:00Z"/>
                <w:rPrChange w:id="305" w:author="Uji Hesti" w:date="2021-09-29T20:53:00Z">
                  <w:rPr>
                    <w:ins w:id="306" w:author="Uji Hesti" w:date="2021-09-29T20:53:00Z"/>
                    <w:highlight w:val="yellow"/>
                  </w:rPr>
                </w:rPrChange>
              </w:rPr>
            </w:pPr>
            <w:ins w:id="307" w:author="Uji Hesti" w:date="2021-09-29T20:53:00Z">
              <w:r w:rsidRPr="008E6817">
                <w:rPr>
                  <w:rPrChange w:id="308" w:author="Uji Hesti" w:date="2021-09-29T20:53:00Z">
                    <w:rPr>
                      <w:highlight w:val="yellow"/>
                    </w:rPr>
                  </w:rPrChange>
                </w:rPr>
                <w:t>Pre – Working Check</w:t>
              </w:r>
            </w:ins>
          </w:p>
        </w:tc>
        <w:tc>
          <w:tcPr>
            <w:tcW w:w="3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58D24" w14:textId="77777777" w:rsidR="008E6817" w:rsidRPr="008E6817" w:rsidRDefault="008E6817">
            <w:pPr>
              <w:pStyle w:val="BodyText"/>
              <w:spacing w:before="60" w:after="60" w:line="276" w:lineRule="auto"/>
              <w:ind w:left="230"/>
              <w:jc w:val="both"/>
              <w:rPr>
                <w:ins w:id="309" w:author="Uji Hesti" w:date="2021-09-29T20:53:00Z"/>
                <w:rPrChange w:id="310" w:author="Uji Hesti" w:date="2021-09-29T20:53:00Z">
                  <w:rPr>
                    <w:ins w:id="311" w:author="Uji Hesti" w:date="2021-09-29T20:53:00Z"/>
                    <w:highlight w:val="yellow"/>
                  </w:rPr>
                </w:rPrChange>
              </w:rPr>
            </w:pPr>
            <w:ins w:id="312" w:author="Uji Hesti" w:date="2021-09-29T20:53:00Z">
              <w:r w:rsidRPr="008E6817">
                <w:rPr>
                  <w:rPrChange w:id="313" w:author="Uji Hesti" w:date="2021-09-29T20:53:00Z">
                    <w:rPr>
                      <w:highlight w:val="yellow"/>
                    </w:rPr>
                  </w:rPrChange>
                </w:rPr>
                <w:t xml:space="preserve">Pada </w:t>
              </w:r>
              <w:proofErr w:type="spellStart"/>
              <w:r w:rsidRPr="008E6817">
                <w:rPr>
                  <w:rPrChange w:id="314" w:author="Uji Hesti" w:date="2021-09-29T20:53:00Z">
                    <w:rPr>
                      <w:highlight w:val="yellow"/>
                    </w:rPr>
                  </w:rPrChange>
                </w:rPr>
                <w:t>awal</w:t>
              </w:r>
              <w:proofErr w:type="spellEnd"/>
              <w:r w:rsidRPr="008E6817">
                <w:rPr>
                  <w:rPrChange w:id="315" w:author="Uji Hesti" w:date="2021-09-29T20:53:00Z">
                    <w:rPr>
                      <w:highlight w:val="yellow"/>
                    </w:rPr>
                  </w:rPrChange>
                </w:rPr>
                <w:t xml:space="preserve"> shift </w:t>
              </w:r>
              <w:proofErr w:type="spellStart"/>
              <w:r w:rsidRPr="008E6817">
                <w:rPr>
                  <w:rPrChange w:id="316" w:author="Uji Hesti" w:date="2021-09-29T20:53:00Z">
                    <w:rPr>
                      <w:highlight w:val="yellow"/>
                    </w:rPr>
                  </w:rPrChange>
                </w:rPr>
                <w:t>untuk</w:t>
              </w:r>
              <w:proofErr w:type="spellEnd"/>
              <w:r w:rsidRPr="008E6817">
                <w:rPr>
                  <w:rPrChange w:id="317" w:author="Uji Hesti" w:date="2021-09-29T20:53:00Z">
                    <w:rPr>
                      <w:highlight w:val="yellow"/>
                    </w:rPr>
                  </w:rPrChange>
                </w:rPr>
                <w:t xml:space="preserve"> </w:t>
              </w:r>
              <w:proofErr w:type="spellStart"/>
              <w:r w:rsidRPr="008E6817">
                <w:rPr>
                  <w:rPrChange w:id="318" w:author="Uji Hesti" w:date="2021-09-29T20:53:00Z">
                    <w:rPr>
                      <w:highlight w:val="yellow"/>
                    </w:rPr>
                  </w:rPrChange>
                </w:rPr>
                <w:t>Pekerja</w:t>
              </w:r>
              <w:proofErr w:type="spellEnd"/>
              <w:r w:rsidRPr="008E6817">
                <w:rPr>
                  <w:rPrChange w:id="319" w:author="Uji Hesti" w:date="2021-09-29T20:53:00Z">
                    <w:rPr>
                      <w:highlight w:val="yellow"/>
                    </w:rPr>
                  </w:rPrChange>
                </w:rPr>
                <w:t xml:space="preserve"> </w:t>
              </w:r>
              <w:proofErr w:type="spellStart"/>
              <w:r w:rsidRPr="008E6817">
                <w:rPr>
                  <w:rPrChange w:id="320" w:author="Uji Hesti" w:date="2021-09-29T20:53:00Z">
                    <w:rPr>
                      <w:highlight w:val="yellow"/>
                    </w:rPr>
                  </w:rPrChange>
                </w:rPr>
                <w:t>dengan</w:t>
              </w:r>
              <w:proofErr w:type="spellEnd"/>
              <w:r w:rsidRPr="008E6817">
                <w:rPr>
                  <w:rPrChange w:id="321" w:author="Uji Hesti" w:date="2021-09-29T20:53:00Z">
                    <w:rPr>
                      <w:highlight w:val="yellow"/>
                    </w:rPr>
                  </w:rPrChange>
                </w:rPr>
                <w:t xml:space="preserve"> </w:t>
              </w:r>
              <w:proofErr w:type="spellStart"/>
              <w:r w:rsidRPr="008E6817">
                <w:rPr>
                  <w:rPrChange w:id="322" w:author="Uji Hesti" w:date="2021-09-29T20:53:00Z">
                    <w:rPr>
                      <w:highlight w:val="yellow"/>
                    </w:rPr>
                  </w:rPrChange>
                </w:rPr>
                <w:t>risiko</w:t>
              </w:r>
              <w:proofErr w:type="spellEnd"/>
              <w:r w:rsidRPr="008E6817">
                <w:rPr>
                  <w:rPrChange w:id="323" w:author="Uji Hesti" w:date="2021-09-29T20:53:00Z">
                    <w:rPr>
                      <w:highlight w:val="yellow"/>
                    </w:rPr>
                  </w:rPrChange>
                </w:rPr>
                <w:t xml:space="preserve"> </w:t>
              </w:r>
              <w:proofErr w:type="spellStart"/>
              <w:r w:rsidRPr="008E6817">
                <w:rPr>
                  <w:rPrChange w:id="324" w:author="Uji Hesti" w:date="2021-09-29T20:53:00Z">
                    <w:rPr>
                      <w:highlight w:val="yellow"/>
                    </w:rPr>
                  </w:rPrChange>
                </w:rPr>
                <w:t>kesehatan</w:t>
              </w:r>
              <w:proofErr w:type="spellEnd"/>
              <w:r w:rsidRPr="008E6817">
                <w:rPr>
                  <w:rPrChange w:id="325" w:author="Uji Hesti" w:date="2021-09-29T20:53:00Z">
                    <w:rPr>
                      <w:highlight w:val="yellow"/>
                    </w:rPr>
                  </w:rPrChange>
                </w:rPr>
                <w:t xml:space="preserve"> </w:t>
              </w:r>
              <w:proofErr w:type="spellStart"/>
              <w:r w:rsidRPr="008E6817">
                <w:rPr>
                  <w:rPrChange w:id="326" w:author="Uji Hesti" w:date="2021-09-29T20:53:00Z">
                    <w:rPr>
                      <w:highlight w:val="yellow"/>
                    </w:rPr>
                  </w:rPrChange>
                </w:rPr>
                <w:t>tinggi</w:t>
              </w:r>
              <w:proofErr w:type="spellEnd"/>
            </w:ins>
          </w:p>
        </w:tc>
      </w:tr>
      <w:tr w:rsidR="008E6817" w14:paraId="50A0D123" w14:textId="77777777" w:rsidTr="008E6817">
        <w:trPr>
          <w:ins w:id="327" w:author="Uji Hesti" w:date="2021-09-29T20:53:00Z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24968" w14:textId="77777777" w:rsidR="008E6817" w:rsidRPr="008E6817" w:rsidRDefault="008E6817">
            <w:pPr>
              <w:pStyle w:val="BodyText"/>
              <w:spacing w:after="60" w:line="276" w:lineRule="auto"/>
              <w:jc w:val="both"/>
              <w:rPr>
                <w:ins w:id="328" w:author="Uji Hesti" w:date="2021-09-29T20:53:00Z"/>
                <w:rPrChange w:id="329" w:author="Uji Hesti" w:date="2021-09-29T20:53:00Z">
                  <w:rPr>
                    <w:ins w:id="330" w:author="Uji Hesti" w:date="2021-09-29T20:53:00Z"/>
                    <w:highlight w:val="yellow"/>
                  </w:rPr>
                </w:rPrChange>
              </w:rPr>
            </w:pPr>
            <w:proofErr w:type="spellStart"/>
            <w:ins w:id="331" w:author="Uji Hesti" w:date="2021-09-29T20:53:00Z">
              <w:r w:rsidRPr="008E6817">
                <w:rPr>
                  <w:rPrChange w:id="332" w:author="Uji Hesti" w:date="2021-09-29T20:53:00Z">
                    <w:rPr>
                      <w:highlight w:val="yellow"/>
                    </w:rPr>
                  </w:rPrChange>
                </w:rPr>
                <w:t>Observasi</w:t>
              </w:r>
              <w:proofErr w:type="spellEnd"/>
              <w:r w:rsidRPr="008E6817">
                <w:rPr>
                  <w:rPrChange w:id="333" w:author="Uji Hesti" w:date="2021-09-29T20:53:00Z">
                    <w:rPr>
                      <w:highlight w:val="yellow"/>
                    </w:rPr>
                  </w:rPrChange>
                </w:rPr>
                <w:t xml:space="preserve"> Jam </w:t>
              </w:r>
              <w:proofErr w:type="spellStart"/>
              <w:r w:rsidRPr="008E6817">
                <w:rPr>
                  <w:rPrChange w:id="334" w:author="Uji Hesti" w:date="2021-09-29T20:53:00Z">
                    <w:rPr>
                      <w:highlight w:val="yellow"/>
                    </w:rPr>
                  </w:rPrChange>
                </w:rPr>
                <w:t>Kritis</w:t>
              </w:r>
              <w:proofErr w:type="spellEnd"/>
              <w:r w:rsidRPr="008E6817">
                <w:rPr>
                  <w:rPrChange w:id="335" w:author="Uji Hesti" w:date="2021-09-29T20:53:00Z">
                    <w:rPr>
                      <w:highlight w:val="yellow"/>
                    </w:rPr>
                  </w:rPrChange>
                </w:rPr>
                <w:t xml:space="preserve"> (OJK)</w:t>
              </w:r>
            </w:ins>
          </w:p>
        </w:tc>
        <w:tc>
          <w:tcPr>
            <w:tcW w:w="3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6DD9F" w14:textId="77777777" w:rsidR="008E6817" w:rsidRPr="008E6817" w:rsidRDefault="008E6817">
            <w:pPr>
              <w:pStyle w:val="BodyText"/>
              <w:spacing w:line="276" w:lineRule="auto"/>
              <w:ind w:left="233"/>
              <w:jc w:val="both"/>
              <w:rPr>
                <w:ins w:id="336" w:author="Uji Hesti" w:date="2021-09-29T20:53:00Z"/>
                <w:rPrChange w:id="337" w:author="Uji Hesti" w:date="2021-09-29T20:53:00Z">
                  <w:rPr>
                    <w:ins w:id="338" w:author="Uji Hesti" w:date="2021-09-29T20:53:00Z"/>
                    <w:highlight w:val="yellow"/>
                  </w:rPr>
                </w:rPrChange>
              </w:rPr>
            </w:pPr>
            <w:ins w:id="339" w:author="Uji Hesti" w:date="2021-09-29T20:53:00Z">
              <w:r w:rsidRPr="008E6817">
                <w:rPr>
                  <w:rPrChange w:id="340" w:author="Uji Hesti" w:date="2021-09-29T20:53:00Z">
                    <w:rPr>
                      <w:highlight w:val="yellow"/>
                    </w:rPr>
                  </w:rPrChange>
                </w:rPr>
                <w:t xml:space="preserve">Pada jam </w:t>
              </w:r>
              <w:proofErr w:type="spellStart"/>
              <w:r w:rsidRPr="008E6817">
                <w:rPr>
                  <w:rPrChange w:id="341" w:author="Uji Hesti" w:date="2021-09-29T20:53:00Z">
                    <w:rPr>
                      <w:highlight w:val="yellow"/>
                    </w:rPr>
                  </w:rPrChange>
                </w:rPr>
                <w:t>kritis</w:t>
              </w:r>
              <w:proofErr w:type="spellEnd"/>
              <w:r w:rsidRPr="008E6817">
                <w:rPr>
                  <w:rPrChange w:id="342" w:author="Uji Hesti" w:date="2021-09-29T20:53:00Z">
                    <w:rPr>
                      <w:highlight w:val="yellow"/>
                    </w:rPr>
                  </w:rPrChange>
                </w:rPr>
                <w:t xml:space="preserve"> – </w:t>
              </w:r>
              <w:proofErr w:type="spellStart"/>
              <w:r w:rsidRPr="008E6817">
                <w:rPr>
                  <w:rPrChange w:id="343" w:author="Uji Hesti" w:date="2021-09-29T20:53:00Z">
                    <w:rPr>
                      <w:highlight w:val="yellow"/>
                    </w:rPr>
                  </w:rPrChange>
                </w:rPr>
                <w:t>tiap</w:t>
              </w:r>
              <w:proofErr w:type="spellEnd"/>
              <w:r w:rsidRPr="008E6817">
                <w:rPr>
                  <w:rPrChange w:id="344" w:author="Uji Hesti" w:date="2021-09-29T20:53:00Z">
                    <w:rPr>
                      <w:highlight w:val="yellow"/>
                    </w:rPr>
                  </w:rPrChange>
                </w:rPr>
                <w:t xml:space="preserve"> shift</w:t>
              </w:r>
            </w:ins>
          </w:p>
        </w:tc>
      </w:tr>
      <w:tr w:rsidR="008E6817" w14:paraId="704CB3A8" w14:textId="77777777" w:rsidTr="008E6817">
        <w:trPr>
          <w:ins w:id="345" w:author="Uji Hesti" w:date="2021-09-29T20:53:00Z"/>
        </w:trPr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41B48" w14:textId="77777777" w:rsidR="008E6817" w:rsidRPr="008E6817" w:rsidRDefault="008E6817">
            <w:pPr>
              <w:pStyle w:val="BodyText"/>
              <w:spacing w:before="60" w:after="60" w:line="276" w:lineRule="auto"/>
              <w:ind w:left="230" w:hanging="230"/>
              <w:jc w:val="both"/>
              <w:rPr>
                <w:ins w:id="346" w:author="Uji Hesti" w:date="2021-09-29T20:53:00Z"/>
                <w:rPrChange w:id="347" w:author="Uji Hesti" w:date="2021-09-29T20:53:00Z">
                  <w:rPr>
                    <w:ins w:id="348" w:author="Uji Hesti" w:date="2021-09-29T20:53:00Z"/>
                    <w:highlight w:val="yellow"/>
                  </w:rPr>
                </w:rPrChange>
              </w:rPr>
            </w:pPr>
            <w:ins w:id="349" w:author="Uji Hesti" w:date="2021-09-29T20:53:00Z">
              <w:r w:rsidRPr="008E6817">
                <w:rPr>
                  <w:rPrChange w:id="350" w:author="Uji Hesti" w:date="2021-09-29T20:53:00Z">
                    <w:rPr>
                      <w:highlight w:val="yellow"/>
                    </w:rPr>
                  </w:rPrChange>
                </w:rPr>
                <w:t>Wake Up Call</w:t>
              </w:r>
            </w:ins>
          </w:p>
        </w:tc>
        <w:tc>
          <w:tcPr>
            <w:tcW w:w="3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784C1" w14:textId="77777777" w:rsidR="008E6817" w:rsidRPr="008E6817" w:rsidRDefault="008E6817">
            <w:pPr>
              <w:pStyle w:val="BodyText"/>
              <w:spacing w:before="60" w:after="60" w:line="276" w:lineRule="auto"/>
              <w:ind w:left="230"/>
              <w:jc w:val="both"/>
              <w:rPr>
                <w:ins w:id="351" w:author="Uji Hesti" w:date="2021-09-29T20:53:00Z"/>
                <w:rPrChange w:id="352" w:author="Uji Hesti" w:date="2021-09-29T20:53:00Z">
                  <w:rPr>
                    <w:ins w:id="353" w:author="Uji Hesti" w:date="2021-09-29T20:53:00Z"/>
                  </w:rPr>
                </w:rPrChange>
              </w:rPr>
            </w:pPr>
            <w:ins w:id="354" w:author="Uji Hesti" w:date="2021-09-29T20:53:00Z">
              <w:r w:rsidRPr="008E6817">
                <w:rPr>
                  <w:rPrChange w:id="355" w:author="Uji Hesti" w:date="2021-09-29T20:53:00Z">
                    <w:rPr>
                      <w:highlight w:val="yellow"/>
                    </w:rPr>
                  </w:rPrChange>
                </w:rPr>
                <w:t xml:space="preserve">Pada jam </w:t>
              </w:r>
              <w:proofErr w:type="spellStart"/>
              <w:r w:rsidRPr="008E6817">
                <w:rPr>
                  <w:rPrChange w:id="356" w:author="Uji Hesti" w:date="2021-09-29T20:53:00Z">
                    <w:rPr>
                      <w:highlight w:val="yellow"/>
                    </w:rPr>
                  </w:rPrChange>
                </w:rPr>
                <w:t>kritis</w:t>
              </w:r>
              <w:proofErr w:type="spellEnd"/>
              <w:r w:rsidRPr="008E6817">
                <w:rPr>
                  <w:rPrChange w:id="357" w:author="Uji Hesti" w:date="2021-09-29T20:53:00Z">
                    <w:rPr>
                      <w:highlight w:val="yellow"/>
                    </w:rPr>
                  </w:rPrChange>
                </w:rPr>
                <w:t xml:space="preserve"> – </w:t>
              </w:r>
              <w:proofErr w:type="spellStart"/>
              <w:r w:rsidRPr="008E6817">
                <w:rPr>
                  <w:rPrChange w:id="358" w:author="Uji Hesti" w:date="2021-09-29T20:53:00Z">
                    <w:rPr>
                      <w:highlight w:val="yellow"/>
                    </w:rPr>
                  </w:rPrChange>
                </w:rPr>
                <w:t>tiap</w:t>
              </w:r>
              <w:proofErr w:type="spellEnd"/>
              <w:r w:rsidRPr="008E6817">
                <w:rPr>
                  <w:rPrChange w:id="359" w:author="Uji Hesti" w:date="2021-09-29T20:53:00Z">
                    <w:rPr>
                      <w:highlight w:val="yellow"/>
                    </w:rPr>
                  </w:rPrChange>
                </w:rPr>
                <w:t xml:space="preserve"> shift</w:t>
              </w:r>
            </w:ins>
          </w:p>
        </w:tc>
      </w:tr>
    </w:tbl>
    <w:p w14:paraId="61B5C65E" w14:textId="71B38ADD" w:rsidR="00132E0D" w:rsidRPr="000C352D" w:rsidRDefault="000C352D" w:rsidP="000B5F93">
      <w:pPr>
        <w:pStyle w:val="Heading1"/>
        <w:numPr>
          <w:ilvl w:val="0"/>
          <w:numId w:val="1"/>
        </w:numPr>
        <w:tabs>
          <w:tab w:val="left" w:pos="720"/>
        </w:tabs>
        <w:spacing w:line="276" w:lineRule="auto"/>
        <w:ind w:left="734" w:hanging="547"/>
        <w:rPr>
          <w:w w:val="105"/>
          <w:sz w:val="22"/>
        </w:rPr>
      </w:pPr>
      <w:proofErr w:type="spellStart"/>
      <w:r w:rsidRPr="000C352D">
        <w:rPr>
          <w:w w:val="105"/>
          <w:sz w:val="22"/>
        </w:rPr>
        <w:t>Pengelolaan</w:t>
      </w:r>
      <w:proofErr w:type="spellEnd"/>
      <w:r w:rsidRPr="000C352D">
        <w:rPr>
          <w:w w:val="105"/>
          <w:sz w:val="22"/>
        </w:rPr>
        <w:t xml:space="preserve"> </w:t>
      </w:r>
      <w:proofErr w:type="spellStart"/>
      <w:r w:rsidRPr="000C352D">
        <w:rPr>
          <w:w w:val="105"/>
          <w:sz w:val="22"/>
        </w:rPr>
        <w:t>Keselamatan</w:t>
      </w:r>
      <w:proofErr w:type="spellEnd"/>
      <w:r w:rsidRPr="000C352D">
        <w:rPr>
          <w:w w:val="105"/>
          <w:sz w:val="22"/>
        </w:rPr>
        <w:t xml:space="preserve"> </w:t>
      </w:r>
      <w:proofErr w:type="spellStart"/>
      <w:r w:rsidRPr="000C352D">
        <w:rPr>
          <w:w w:val="105"/>
          <w:sz w:val="22"/>
        </w:rPr>
        <w:t>Kerja</w:t>
      </w:r>
      <w:proofErr w:type="spellEnd"/>
      <w:r w:rsidRPr="000C352D">
        <w:rPr>
          <w:w w:val="105"/>
          <w:sz w:val="22"/>
        </w:rPr>
        <w:t xml:space="preserve"> </w:t>
      </w:r>
      <w:proofErr w:type="spellStart"/>
      <w:r w:rsidRPr="000C352D">
        <w:rPr>
          <w:w w:val="105"/>
          <w:sz w:val="22"/>
        </w:rPr>
        <w:t>Pertambangan</w:t>
      </w:r>
      <w:proofErr w:type="spellEnd"/>
    </w:p>
    <w:p w14:paraId="1587E974" w14:textId="77777777" w:rsidR="00ED7AD5" w:rsidRPr="00814AD1" w:rsidRDefault="00ED7AD5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Pengelolaan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 </w:t>
      </w:r>
      <w:proofErr w:type="spellStart"/>
      <w:r w:rsidRPr="00814AD1">
        <w:t>Kerja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 </w:t>
      </w:r>
      <w:proofErr w:type="spellStart"/>
      <w:r w:rsidRPr="00814AD1">
        <w:t>difokuskan</w:t>
      </w:r>
      <w:proofErr w:type="spellEnd"/>
      <w:r w:rsidRPr="00814AD1">
        <w:t xml:space="preserve"> </w:t>
      </w:r>
      <w:proofErr w:type="spellStart"/>
      <w:r w:rsidRPr="00814AD1">
        <w:t>kepada</w:t>
      </w:r>
      <w:proofErr w:type="spellEnd"/>
      <w:r w:rsidRPr="00814AD1">
        <w:t xml:space="preserve"> </w:t>
      </w:r>
      <w:proofErr w:type="spellStart"/>
      <w:r w:rsidRPr="00814AD1">
        <w:t>pencegahan</w:t>
      </w:r>
      <w:proofErr w:type="spellEnd"/>
      <w:r w:rsidRPr="00814AD1">
        <w:t xml:space="preserve"> </w:t>
      </w:r>
      <w:proofErr w:type="spellStart"/>
      <w:r w:rsidR="001221E1" w:rsidRPr="00814AD1">
        <w:t>kecelakaan</w:t>
      </w:r>
      <w:proofErr w:type="spellEnd"/>
      <w:r w:rsidR="001221E1" w:rsidRPr="00814AD1">
        <w:t xml:space="preserve"> </w:t>
      </w:r>
      <w:proofErr w:type="spellStart"/>
      <w:r w:rsidR="001221E1" w:rsidRPr="00814AD1">
        <w:t>tambang</w:t>
      </w:r>
      <w:proofErr w:type="spellEnd"/>
      <w:r w:rsidR="00FF7A77" w:rsidRPr="00814AD1">
        <w:t xml:space="preserve"> </w:t>
      </w:r>
      <w:proofErr w:type="spellStart"/>
      <w:r w:rsidR="00FF7A77" w:rsidRPr="00814AD1">
        <w:t>dengan</w:t>
      </w:r>
      <w:proofErr w:type="spellEnd"/>
      <w:r w:rsidR="00FF7A77" w:rsidRPr="00814AD1">
        <w:t xml:space="preserve"> </w:t>
      </w:r>
      <w:proofErr w:type="spellStart"/>
      <w:r w:rsidR="00FF7A77" w:rsidRPr="00814AD1">
        <w:t>mengelola</w:t>
      </w:r>
      <w:proofErr w:type="spellEnd"/>
      <w:r w:rsidR="00FF7A77" w:rsidRPr="00814AD1">
        <w:t xml:space="preserve"> </w:t>
      </w:r>
      <w:proofErr w:type="spellStart"/>
      <w:r w:rsidR="00FF7A77" w:rsidRPr="00814AD1">
        <w:t>risiko-risiko</w:t>
      </w:r>
      <w:proofErr w:type="spellEnd"/>
      <w:r w:rsidR="00FF7A77" w:rsidRPr="00814AD1">
        <w:t xml:space="preserve"> </w:t>
      </w:r>
      <w:proofErr w:type="spellStart"/>
      <w:r w:rsidR="00FF7A77" w:rsidRPr="00814AD1">
        <w:t>keselamatan</w:t>
      </w:r>
      <w:proofErr w:type="spellEnd"/>
      <w:r w:rsidR="00FF7A77" w:rsidRPr="00814AD1">
        <w:t xml:space="preserve"> yang </w:t>
      </w:r>
      <w:proofErr w:type="spellStart"/>
      <w:r w:rsidR="00FF7A77" w:rsidRPr="00814AD1">
        <w:t>muncul</w:t>
      </w:r>
      <w:proofErr w:type="spellEnd"/>
      <w:r w:rsidR="00FF7A77" w:rsidRPr="00814AD1">
        <w:t xml:space="preserve"> </w:t>
      </w:r>
      <w:proofErr w:type="spellStart"/>
      <w:r w:rsidR="00FF7A77" w:rsidRPr="00814AD1">
        <w:t>akibat</w:t>
      </w:r>
      <w:proofErr w:type="spellEnd"/>
      <w:r w:rsidR="00FF7A77" w:rsidRPr="00814AD1">
        <w:t xml:space="preserve"> proses </w:t>
      </w:r>
      <w:proofErr w:type="spellStart"/>
      <w:r w:rsidR="00FF7A77" w:rsidRPr="00814AD1">
        <w:t>operasional</w:t>
      </w:r>
      <w:proofErr w:type="spellEnd"/>
      <w:r w:rsidR="00FF7A77" w:rsidRPr="00814AD1">
        <w:t xml:space="preserve"> </w:t>
      </w:r>
      <w:proofErr w:type="spellStart"/>
      <w:r w:rsidR="00FF7A77" w:rsidRPr="00814AD1">
        <w:t>pertambangan</w:t>
      </w:r>
      <w:proofErr w:type="spellEnd"/>
      <w:r w:rsidR="006848F2" w:rsidRPr="00814AD1">
        <w:t xml:space="preserve">. </w:t>
      </w:r>
    </w:p>
    <w:p w14:paraId="1A13D0CC" w14:textId="77777777" w:rsidR="0025044D" w:rsidRPr="00814AD1" w:rsidRDefault="0025044D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Pengelolaan</w:t>
      </w:r>
      <w:proofErr w:type="spellEnd"/>
      <w:r w:rsidRPr="00814AD1">
        <w:t xml:space="preserve"> </w:t>
      </w:r>
      <w:proofErr w:type="spellStart"/>
      <w:r w:rsidRPr="00814AD1">
        <w:t>pencegahan</w:t>
      </w:r>
      <w:proofErr w:type="spellEnd"/>
      <w:r w:rsidRPr="00814AD1">
        <w:t xml:space="preserve"> </w:t>
      </w:r>
      <w:proofErr w:type="spellStart"/>
      <w:r w:rsidRPr="00814AD1">
        <w:t>ini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</w:t>
      </w:r>
      <w:proofErr w:type="spellStart"/>
      <w:r w:rsidRPr="00814AD1">
        <w:t>menjalankan</w:t>
      </w:r>
      <w:proofErr w:type="spellEnd"/>
      <w:r w:rsidRPr="00814AD1">
        <w:t xml:space="preserve"> </w:t>
      </w:r>
      <w:r w:rsidRPr="006C1D74">
        <w:rPr>
          <w:i/>
        </w:rPr>
        <w:t>Management Control Program</w:t>
      </w:r>
      <w:r w:rsidRPr="00814AD1">
        <w:t xml:space="preserve"> (MCP) yang </w:t>
      </w:r>
      <w:proofErr w:type="spellStart"/>
      <w:r w:rsidRPr="00814AD1">
        <w:t>berfokus</w:t>
      </w:r>
      <w:proofErr w:type="spellEnd"/>
      <w:r w:rsidRPr="00814AD1">
        <w:t xml:space="preserve"> </w:t>
      </w:r>
      <w:proofErr w:type="spellStart"/>
      <w:r w:rsidRPr="00814AD1">
        <w:t>dalam</w:t>
      </w:r>
      <w:proofErr w:type="spellEnd"/>
      <w:r w:rsidRPr="00814AD1">
        <w:t xml:space="preserve"> </w:t>
      </w:r>
      <w:proofErr w:type="spellStart"/>
      <w:r w:rsidRPr="00814AD1">
        <w:t>menghilangkan</w:t>
      </w:r>
      <w:proofErr w:type="spellEnd"/>
      <w:r w:rsidRPr="00814AD1">
        <w:t xml:space="preserve"> </w:t>
      </w:r>
      <w:r w:rsidR="00136B11" w:rsidRPr="006C1D74">
        <w:rPr>
          <w:i/>
        </w:rPr>
        <w:t>basic cause</w:t>
      </w:r>
      <w:r w:rsidR="00136B11" w:rsidRPr="00814AD1">
        <w:t xml:space="preserve"> </w:t>
      </w:r>
      <w:proofErr w:type="spellStart"/>
      <w:r w:rsidR="00136B11" w:rsidRPr="00814AD1">
        <w:t>penyebab</w:t>
      </w:r>
      <w:proofErr w:type="spellEnd"/>
      <w:r w:rsidR="00136B11" w:rsidRPr="00814AD1">
        <w:t xml:space="preserve"> </w:t>
      </w:r>
      <w:proofErr w:type="spellStart"/>
      <w:r w:rsidR="00136B11" w:rsidRPr="00814AD1">
        <w:t>insiden</w:t>
      </w:r>
      <w:proofErr w:type="spellEnd"/>
      <w:r w:rsidR="00136B11" w:rsidRPr="00814AD1">
        <w:t xml:space="preserve">, </w:t>
      </w:r>
      <w:proofErr w:type="spellStart"/>
      <w:r w:rsidR="00136B11" w:rsidRPr="00814AD1">
        <w:t>dengan</w:t>
      </w:r>
      <w:proofErr w:type="spellEnd"/>
      <w:r w:rsidR="00136B11" w:rsidRPr="00814AD1">
        <w:t xml:space="preserve"> </w:t>
      </w:r>
      <w:proofErr w:type="spellStart"/>
      <w:r w:rsidR="00136B11" w:rsidRPr="00814AD1">
        <w:t>cakupan</w:t>
      </w:r>
      <w:proofErr w:type="spellEnd"/>
      <w:r w:rsidR="00136B11" w:rsidRPr="00814AD1">
        <w:t xml:space="preserve"> </w:t>
      </w:r>
      <w:proofErr w:type="spellStart"/>
      <w:r w:rsidR="00136B11" w:rsidRPr="00814AD1">
        <w:t>sebagai</w:t>
      </w:r>
      <w:proofErr w:type="spellEnd"/>
      <w:r w:rsidR="00136B11" w:rsidRPr="00814AD1">
        <w:t xml:space="preserve"> </w:t>
      </w:r>
      <w:proofErr w:type="spellStart"/>
      <w:r w:rsidR="00136B11" w:rsidRPr="00814AD1">
        <w:t>berikut</w:t>
      </w:r>
      <w:proofErr w:type="spellEnd"/>
      <w:r w:rsidR="006C1D74">
        <w:t xml:space="preserve"> </w:t>
      </w:r>
      <w:r w:rsidR="00136B11" w:rsidRPr="00814AD1">
        <w:t>:</w:t>
      </w:r>
    </w:p>
    <w:p w14:paraId="053DEACB" w14:textId="77777777" w:rsidR="00136B11" w:rsidRPr="006C1D74" w:rsidRDefault="00136B11" w:rsidP="000B5F93">
      <w:pPr>
        <w:pStyle w:val="BodyText"/>
        <w:numPr>
          <w:ilvl w:val="0"/>
          <w:numId w:val="34"/>
        </w:numPr>
        <w:spacing w:after="120" w:line="276" w:lineRule="auto"/>
        <w:jc w:val="both"/>
        <w:rPr>
          <w:i/>
        </w:rPr>
      </w:pPr>
      <w:r w:rsidRPr="006C1D74">
        <w:rPr>
          <w:i/>
        </w:rPr>
        <w:t xml:space="preserve">Fatality &amp; </w:t>
      </w:r>
      <w:r w:rsidR="00766EFE">
        <w:rPr>
          <w:i/>
        </w:rPr>
        <w:t>LTI</w:t>
      </w:r>
      <w:r w:rsidRPr="006C1D74">
        <w:rPr>
          <w:i/>
        </w:rPr>
        <w:t xml:space="preserve"> Prevention Guidelines</w:t>
      </w:r>
      <w:r w:rsidR="0086498E">
        <w:rPr>
          <w:i/>
        </w:rPr>
        <w:t>.</w:t>
      </w:r>
    </w:p>
    <w:p w14:paraId="33652891" w14:textId="77777777" w:rsidR="00136B11" w:rsidRPr="006C1D74" w:rsidRDefault="00136B11" w:rsidP="000B5F93">
      <w:pPr>
        <w:pStyle w:val="BodyText"/>
        <w:numPr>
          <w:ilvl w:val="0"/>
          <w:numId w:val="34"/>
        </w:numPr>
        <w:spacing w:after="120" w:line="276" w:lineRule="auto"/>
        <w:jc w:val="both"/>
        <w:rPr>
          <w:i/>
        </w:rPr>
      </w:pPr>
      <w:r w:rsidRPr="006C1D74">
        <w:rPr>
          <w:i/>
        </w:rPr>
        <w:t>Management of Change</w:t>
      </w:r>
      <w:r w:rsidR="0086498E">
        <w:rPr>
          <w:i/>
        </w:rPr>
        <w:t>.</w:t>
      </w:r>
    </w:p>
    <w:p w14:paraId="4AD20CB4" w14:textId="77777777" w:rsidR="00136B11" w:rsidRPr="006C1D74" w:rsidRDefault="00136B11" w:rsidP="000B5F93">
      <w:pPr>
        <w:pStyle w:val="BodyText"/>
        <w:numPr>
          <w:ilvl w:val="0"/>
          <w:numId w:val="34"/>
        </w:numPr>
        <w:spacing w:after="120" w:line="276" w:lineRule="auto"/>
        <w:jc w:val="both"/>
        <w:rPr>
          <w:i/>
        </w:rPr>
      </w:pPr>
      <w:r w:rsidRPr="006C1D74">
        <w:rPr>
          <w:i/>
        </w:rPr>
        <w:t>Employee Awareness</w:t>
      </w:r>
      <w:r w:rsidR="0086498E">
        <w:rPr>
          <w:i/>
        </w:rPr>
        <w:t>.</w:t>
      </w:r>
    </w:p>
    <w:p w14:paraId="773E40E9" w14:textId="77777777" w:rsidR="00136B11" w:rsidRPr="006C1D74" w:rsidRDefault="00136B11" w:rsidP="000B5F93">
      <w:pPr>
        <w:pStyle w:val="BodyText"/>
        <w:numPr>
          <w:ilvl w:val="0"/>
          <w:numId w:val="34"/>
        </w:numPr>
        <w:spacing w:after="120" w:line="276" w:lineRule="auto"/>
        <w:jc w:val="both"/>
        <w:rPr>
          <w:i/>
        </w:rPr>
      </w:pPr>
      <w:r w:rsidRPr="006C1D74">
        <w:rPr>
          <w:i/>
        </w:rPr>
        <w:t>Safety Leadership</w:t>
      </w:r>
      <w:r w:rsidR="0086498E">
        <w:rPr>
          <w:i/>
        </w:rPr>
        <w:t>.</w:t>
      </w:r>
    </w:p>
    <w:p w14:paraId="2A4D1D96" w14:textId="77777777" w:rsidR="00136B11" w:rsidRPr="006C1D74" w:rsidRDefault="00136B11" w:rsidP="000B5F93">
      <w:pPr>
        <w:pStyle w:val="BodyText"/>
        <w:numPr>
          <w:ilvl w:val="0"/>
          <w:numId w:val="34"/>
        </w:numPr>
        <w:spacing w:after="120" w:line="276" w:lineRule="auto"/>
        <w:jc w:val="both"/>
        <w:rPr>
          <w:i/>
        </w:rPr>
      </w:pPr>
      <w:r w:rsidRPr="006C1D74">
        <w:rPr>
          <w:i/>
        </w:rPr>
        <w:t>Zero Tolerance Program</w:t>
      </w:r>
      <w:r w:rsidR="0086498E">
        <w:rPr>
          <w:i/>
        </w:rPr>
        <w:t>.</w:t>
      </w:r>
    </w:p>
    <w:p w14:paraId="6B74CF8B" w14:textId="77777777" w:rsidR="00136B11" w:rsidRPr="006C1D74" w:rsidRDefault="00136B11" w:rsidP="000B5F93">
      <w:pPr>
        <w:pStyle w:val="BodyText"/>
        <w:numPr>
          <w:ilvl w:val="0"/>
          <w:numId w:val="34"/>
        </w:numPr>
        <w:spacing w:after="120" w:line="276" w:lineRule="auto"/>
        <w:jc w:val="both"/>
        <w:rPr>
          <w:i/>
        </w:rPr>
      </w:pPr>
      <w:r w:rsidRPr="006C1D74">
        <w:rPr>
          <w:i/>
        </w:rPr>
        <w:lastRenderedPageBreak/>
        <w:t>Certification of Supervisory</w:t>
      </w:r>
      <w:r w:rsidR="0086498E">
        <w:rPr>
          <w:i/>
        </w:rPr>
        <w:t>.</w:t>
      </w:r>
    </w:p>
    <w:p w14:paraId="7B4AEF58" w14:textId="77777777" w:rsidR="00136B11" w:rsidRPr="006C1D74" w:rsidRDefault="00136B11" w:rsidP="000B5F93">
      <w:pPr>
        <w:pStyle w:val="BodyText"/>
        <w:numPr>
          <w:ilvl w:val="0"/>
          <w:numId w:val="34"/>
        </w:numPr>
        <w:spacing w:after="120" w:line="276" w:lineRule="auto"/>
        <w:jc w:val="both"/>
        <w:rPr>
          <w:i/>
        </w:rPr>
      </w:pPr>
      <w:r w:rsidRPr="006C1D74">
        <w:rPr>
          <w:i/>
        </w:rPr>
        <w:t>Traffic Management</w:t>
      </w:r>
      <w:r w:rsidR="0086498E">
        <w:rPr>
          <w:i/>
        </w:rPr>
        <w:t>.</w:t>
      </w:r>
    </w:p>
    <w:p w14:paraId="04CCF9E2" w14:textId="77777777" w:rsidR="00136B11" w:rsidRPr="006C1D74" w:rsidRDefault="00136B11" w:rsidP="000B5F93">
      <w:pPr>
        <w:pStyle w:val="BodyText"/>
        <w:numPr>
          <w:ilvl w:val="0"/>
          <w:numId w:val="34"/>
        </w:numPr>
        <w:spacing w:after="120" w:line="276" w:lineRule="auto"/>
        <w:jc w:val="both"/>
        <w:rPr>
          <w:i/>
        </w:rPr>
      </w:pPr>
      <w:r w:rsidRPr="006C1D74">
        <w:rPr>
          <w:i/>
        </w:rPr>
        <w:t>Health Management</w:t>
      </w:r>
      <w:r w:rsidR="0086498E">
        <w:rPr>
          <w:i/>
        </w:rPr>
        <w:t>.</w:t>
      </w:r>
    </w:p>
    <w:p w14:paraId="469B10C4" w14:textId="77777777" w:rsidR="00136B11" w:rsidRPr="006C1D74" w:rsidRDefault="00136B11" w:rsidP="000B5F93">
      <w:pPr>
        <w:pStyle w:val="BodyText"/>
        <w:numPr>
          <w:ilvl w:val="0"/>
          <w:numId w:val="34"/>
        </w:numPr>
        <w:spacing w:after="120" w:line="276" w:lineRule="auto"/>
        <w:jc w:val="both"/>
        <w:rPr>
          <w:i/>
        </w:rPr>
      </w:pPr>
      <w:r w:rsidRPr="006C1D74">
        <w:rPr>
          <w:i/>
        </w:rPr>
        <w:t>Transportation Management</w:t>
      </w:r>
      <w:r w:rsidR="0086498E">
        <w:rPr>
          <w:i/>
        </w:rPr>
        <w:t>.</w:t>
      </w:r>
    </w:p>
    <w:p w14:paraId="45DF1BD9" w14:textId="77777777" w:rsidR="00136B11" w:rsidRPr="006C1D74" w:rsidRDefault="00136B11" w:rsidP="000B5F93">
      <w:pPr>
        <w:pStyle w:val="BodyText"/>
        <w:numPr>
          <w:ilvl w:val="0"/>
          <w:numId w:val="34"/>
        </w:numPr>
        <w:spacing w:after="120" w:line="276" w:lineRule="auto"/>
        <w:jc w:val="both"/>
        <w:rPr>
          <w:i/>
        </w:rPr>
      </w:pPr>
      <w:r w:rsidRPr="006C1D74">
        <w:rPr>
          <w:i/>
        </w:rPr>
        <w:t>Subcontractor Management</w:t>
      </w:r>
      <w:r w:rsidR="0086498E">
        <w:rPr>
          <w:i/>
        </w:rPr>
        <w:t>.</w:t>
      </w:r>
    </w:p>
    <w:p w14:paraId="1B3C3C36" w14:textId="77777777" w:rsidR="00EF6DEF" w:rsidRPr="00814AD1" w:rsidRDefault="00136B11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Keselamatan</w:t>
      </w:r>
      <w:proofErr w:type="spellEnd"/>
      <w:r w:rsidRPr="00814AD1">
        <w:t xml:space="preserve"> </w:t>
      </w:r>
      <w:proofErr w:type="spellStart"/>
      <w:r w:rsidRPr="00814AD1">
        <w:t>Operasi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 </w:t>
      </w:r>
      <w:proofErr w:type="spellStart"/>
      <w:r w:rsidRPr="00814AD1">
        <w:t>dilakukan</w:t>
      </w:r>
      <w:proofErr w:type="spellEnd"/>
      <w:r w:rsidRPr="00814AD1">
        <w:t xml:space="preserve"> </w:t>
      </w:r>
      <w:proofErr w:type="spellStart"/>
      <w:r w:rsidR="00EF6DEF" w:rsidRPr="00814AD1">
        <w:t>untuk</w:t>
      </w:r>
      <w:proofErr w:type="spellEnd"/>
      <w:r w:rsidR="00EF6DEF" w:rsidRPr="00814AD1">
        <w:t xml:space="preserve"> </w:t>
      </w:r>
      <w:proofErr w:type="spellStart"/>
      <w:r w:rsidR="00EF6DEF" w:rsidRPr="00814AD1">
        <w:t>menjamin</w:t>
      </w:r>
      <w:proofErr w:type="spellEnd"/>
      <w:r w:rsidR="00EF6DEF" w:rsidRPr="00814AD1">
        <w:t xml:space="preserve"> proses </w:t>
      </w:r>
      <w:proofErr w:type="spellStart"/>
      <w:r w:rsidR="00EF6DEF" w:rsidRPr="00814AD1">
        <w:t>operasi</w:t>
      </w:r>
      <w:proofErr w:type="spellEnd"/>
      <w:r w:rsidR="00EF6DEF" w:rsidRPr="00814AD1">
        <w:t xml:space="preserve"> </w:t>
      </w:r>
      <w:proofErr w:type="spellStart"/>
      <w:r w:rsidR="00EF6DEF" w:rsidRPr="00814AD1">
        <w:t>pertambangan</w:t>
      </w:r>
      <w:proofErr w:type="spellEnd"/>
      <w:r w:rsidR="00EF6DEF" w:rsidRPr="00814AD1">
        <w:t xml:space="preserve"> yang </w:t>
      </w:r>
      <w:proofErr w:type="spellStart"/>
      <w:r w:rsidR="00EF6DEF" w:rsidRPr="00814AD1">
        <w:t>aman</w:t>
      </w:r>
      <w:proofErr w:type="spellEnd"/>
      <w:r w:rsidR="00EF6DEF" w:rsidRPr="00814AD1">
        <w:t xml:space="preserve">, </w:t>
      </w:r>
      <w:proofErr w:type="spellStart"/>
      <w:r w:rsidR="00EF6DEF" w:rsidRPr="00814AD1">
        <w:t>produktif</w:t>
      </w:r>
      <w:proofErr w:type="spellEnd"/>
      <w:r w:rsidR="00EF6DEF" w:rsidRPr="00814AD1">
        <w:t xml:space="preserve">, dan </w:t>
      </w:r>
      <w:proofErr w:type="spellStart"/>
      <w:r w:rsidR="00EF6DEF" w:rsidRPr="00814AD1">
        <w:t>efisien</w:t>
      </w:r>
      <w:proofErr w:type="spellEnd"/>
      <w:r w:rsidR="00EF6DEF" w:rsidRPr="00814AD1">
        <w:t xml:space="preserve"> </w:t>
      </w:r>
      <w:proofErr w:type="spellStart"/>
      <w:r w:rsidR="00EF6DEF" w:rsidRPr="00814AD1">
        <w:t>dengan</w:t>
      </w:r>
      <w:proofErr w:type="spellEnd"/>
      <w:r w:rsidR="00EF6DEF" w:rsidRPr="00814AD1">
        <w:t xml:space="preserve"> </w:t>
      </w:r>
      <w:proofErr w:type="spellStart"/>
      <w:r w:rsidR="00EF6DEF" w:rsidRPr="00814AD1">
        <w:t>menjalankan</w:t>
      </w:r>
      <w:proofErr w:type="spellEnd"/>
      <w:r w:rsidR="00EF6DEF" w:rsidRPr="00814AD1">
        <w:t xml:space="preserve"> </w:t>
      </w:r>
      <w:proofErr w:type="spellStart"/>
      <w:r w:rsidR="00EF6DEF" w:rsidRPr="00814AD1">
        <w:t>prinsip</w:t>
      </w:r>
      <w:proofErr w:type="spellEnd"/>
      <w:r w:rsidR="00EF6DEF" w:rsidRPr="00814AD1">
        <w:t xml:space="preserve"> </w:t>
      </w:r>
      <w:proofErr w:type="spellStart"/>
      <w:r w:rsidR="00EF6DEF" w:rsidRPr="00814AD1">
        <w:t>kaidah</w:t>
      </w:r>
      <w:proofErr w:type="spellEnd"/>
      <w:r w:rsidR="00EF6DEF" w:rsidRPr="00814AD1">
        <w:t xml:space="preserve"> </w:t>
      </w:r>
      <w:proofErr w:type="spellStart"/>
      <w:r w:rsidR="00EF6DEF" w:rsidRPr="00814AD1">
        <w:t>pertambangan</w:t>
      </w:r>
      <w:proofErr w:type="spellEnd"/>
      <w:r w:rsidR="00EF6DEF" w:rsidRPr="00814AD1">
        <w:t xml:space="preserve"> yang </w:t>
      </w:r>
      <w:proofErr w:type="spellStart"/>
      <w:r w:rsidR="00EF6DEF" w:rsidRPr="00814AD1">
        <w:t>baik</w:t>
      </w:r>
      <w:proofErr w:type="spellEnd"/>
      <w:r w:rsidR="00EF6DEF" w:rsidRPr="00814AD1">
        <w:t xml:space="preserve"> (</w:t>
      </w:r>
      <w:r w:rsidR="0086498E">
        <w:rPr>
          <w:i/>
        </w:rPr>
        <w:t>G</w:t>
      </w:r>
      <w:r w:rsidR="00EF6DEF" w:rsidRPr="00814AD1">
        <w:rPr>
          <w:i/>
        </w:rPr>
        <w:t xml:space="preserve">ood </w:t>
      </w:r>
      <w:r w:rsidR="0086498E">
        <w:rPr>
          <w:i/>
        </w:rPr>
        <w:t>M</w:t>
      </w:r>
      <w:r w:rsidR="00EF6DEF" w:rsidRPr="00814AD1">
        <w:rPr>
          <w:i/>
        </w:rPr>
        <w:t xml:space="preserve">ining </w:t>
      </w:r>
      <w:r w:rsidR="0086498E">
        <w:rPr>
          <w:i/>
        </w:rPr>
        <w:t>P</w:t>
      </w:r>
      <w:r w:rsidR="00EF6DEF" w:rsidRPr="00814AD1">
        <w:rPr>
          <w:i/>
        </w:rPr>
        <w:t>ractice)</w:t>
      </w:r>
      <w:r w:rsidR="00EF6DEF" w:rsidRPr="00814AD1">
        <w:t xml:space="preserve"> </w:t>
      </w:r>
      <w:proofErr w:type="spellStart"/>
      <w:r w:rsidR="00EF6DEF" w:rsidRPr="00814AD1">
        <w:t>serta</w:t>
      </w:r>
      <w:proofErr w:type="spellEnd"/>
      <w:r w:rsidR="00EF6DEF" w:rsidRPr="00814AD1">
        <w:t xml:space="preserve"> </w:t>
      </w:r>
      <w:proofErr w:type="spellStart"/>
      <w:r w:rsidR="00EF6DEF" w:rsidRPr="00814AD1">
        <w:t>pengelolaan</w:t>
      </w:r>
      <w:proofErr w:type="spellEnd"/>
      <w:r w:rsidR="00EF6DEF" w:rsidRPr="00814AD1">
        <w:t xml:space="preserve"> </w:t>
      </w:r>
      <w:proofErr w:type="spellStart"/>
      <w:r w:rsidR="00EF6DEF" w:rsidRPr="00814AD1">
        <w:t>peralatan</w:t>
      </w:r>
      <w:proofErr w:type="spellEnd"/>
      <w:r w:rsidR="00EF6DEF" w:rsidRPr="00814AD1">
        <w:t xml:space="preserve"> </w:t>
      </w:r>
      <w:proofErr w:type="spellStart"/>
      <w:r w:rsidR="00EF6DEF" w:rsidRPr="00814AD1">
        <w:t>dengan</w:t>
      </w:r>
      <w:proofErr w:type="spellEnd"/>
      <w:r w:rsidR="00EF6DEF" w:rsidRPr="00814AD1">
        <w:t xml:space="preserve"> </w:t>
      </w:r>
      <w:proofErr w:type="spellStart"/>
      <w:r w:rsidR="00EF6DEF" w:rsidRPr="00814AD1">
        <w:t>menerapkan</w:t>
      </w:r>
      <w:proofErr w:type="spellEnd"/>
      <w:r w:rsidR="00EF6DEF" w:rsidRPr="00814AD1">
        <w:t xml:space="preserve"> </w:t>
      </w:r>
      <w:r w:rsidR="00EF6DEF" w:rsidRPr="00814AD1">
        <w:rPr>
          <w:i/>
        </w:rPr>
        <w:t>preventive maintenance system</w:t>
      </w:r>
      <w:r w:rsidR="00EF6DEF" w:rsidRPr="00814AD1">
        <w:t xml:space="preserve">. </w:t>
      </w:r>
      <w:proofErr w:type="spellStart"/>
      <w:r w:rsidR="00EF6DEF" w:rsidRPr="00814AD1">
        <w:t>Pelaksanaan</w:t>
      </w:r>
      <w:proofErr w:type="spellEnd"/>
      <w:r w:rsidR="00EF6DEF" w:rsidRPr="00814AD1">
        <w:t xml:space="preserve"> </w:t>
      </w:r>
      <w:proofErr w:type="spellStart"/>
      <w:r w:rsidR="00EF6DEF" w:rsidRPr="00814AD1">
        <w:t>keselamatan</w:t>
      </w:r>
      <w:proofErr w:type="spellEnd"/>
      <w:r w:rsidR="00EF6DEF" w:rsidRPr="00814AD1">
        <w:t xml:space="preserve"> </w:t>
      </w:r>
      <w:proofErr w:type="spellStart"/>
      <w:r w:rsidR="00EF6DEF" w:rsidRPr="00814AD1">
        <w:t>operasi</w:t>
      </w:r>
      <w:proofErr w:type="spellEnd"/>
      <w:r w:rsidR="00EF6DEF" w:rsidRPr="00814AD1">
        <w:t xml:space="preserve"> </w:t>
      </w:r>
      <w:proofErr w:type="spellStart"/>
      <w:r w:rsidR="00EF6DEF" w:rsidRPr="00814AD1">
        <w:t>dilakukan</w:t>
      </w:r>
      <w:proofErr w:type="spellEnd"/>
      <w:r w:rsidR="00EF6DEF" w:rsidRPr="00814AD1">
        <w:t xml:space="preserve"> oleh </w:t>
      </w:r>
      <w:proofErr w:type="spellStart"/>
      <w:r w:rsidR="00EF6DEF" w:rsidRPr="00814AD1">
        <w:t>tenaga</w:t>
      </w:r>
      <w:proofErr w:type="spellEnd"/>
      <w:r w:rsidR="00EF6DEF" w:rsidRPr="00814AD1">
        <w:t xml:space="preserve"> </w:t>
      </w:r>
      <w:proofErr w:type="spellStart"/>
      <w:r w:rsidR="00EF6DEF" w:rsidRPr="00814AD1">
        <w:t>teknis</w:t>
      </w:r>
      <w:proofErr w:type="spellEnd"/>
      <w:r w:rsidR="00EF6DEF" w:rsidRPr="00814AD1">
        <w:t xml:space="preserve"> </w:t>
      </w:r>
      <w:proofErr w:type="spellStart"/>
      <w:r w:rsidR="00EF6DEF" w:rsidRPr="00814AD1">
        <w:t>pertambangan</w:t>
      </w:r>
      <w:proofErr w:type="spellEnd"/>
      <w:r w:rsidR="00EF6DEF" w:rsidRPr="00814AD1">
        <w:t xml:space="preserve"> yang </w:t>
      </w:r>
      <w:proofErr w:type="spellStart"/>
      <w:r w:rsidR="00EF6DEF" w:rsidRPr="00814AD1">
        <w:t>berkompeten</w:t>
      </w:r>
      <w:proofErr w:type="spellEnd"/>
      <w:r w:rsidR="00EF6DEF" w:rsidRPr="00814AD1">
        <w:t>.</w:t>
      </w:r>
    </w:p>
    <w:p w14:paraId="70DE9810" w14:textId="77777777" w:rsidR="00EF6DEF" w:rsidRPr="00814AD1" w:rsidRDefault="00EF6DEF" w:rsidP="000B5F93">
      <w:pPr>
        <w:pStyle w:val="BodyText"/>
        <w:spacing w:after="120" w:line="276" w:lineRule="auto"/>
        <w:ind w:left="720"/>
        <w:jc w:val="both"/>
      </w:pPr>
      <w:r w:rsidRPr="00814AD1">
        <w:t xml:space="preserve">Proses </w:t>
      </w:r>
      <w:proofErr w:type="spellStart"/>
      <w:r w:rsidRPr="00814AD1">
        <w:t>pengelolaan</w:t>
      </w:r>
      <w:proofErr w:type="spellEnd"/>
      <w:r w:rsidRPr="00814AD1">
        <w:t xml:space="preserve"> </w:t>
      </w:r>
      <w:proofErr w:type="spellStart"/>
      <w:r w:rsidRPr="00814AD1">
        <w:t>dilakukan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>:</w:t>
      </w:r>
    </w:p>
    <w:p w14:paraId="267CA3B6" w14:textId="77777777" w:rsidR="00EF6DEF" w:rsidRPr="00814AD1" w:rsidRDefault="00EF6DEF" w:rsidP="000B5F93">
      <w:pPr>
        <w:pStyle w:val="BodyText"/>
        <w:numPr>
          <w:ilvl w:val="0"/>
          <w:numId w:val="35"/>
        </w:numPr>
        <w:spacing w:after="120" w:line="276" w:lineRule="auto"/>
        <w:jc w:val="both"/>
      </w:pPr>
      <w:proofErr w:type="spellStart"/>
      <w:r w:rsidRPr="00814AD1">
        <w:t>Mengidentifikasi</w:t>
      </w:r>
      <w:proofErr w:type="spellEnd"/>
      <w:r w:rsidRPr="00814AD1">
        <w:t xml:space="preserve"> </w:t>
      </w:r>
      <w:proofErr w:type="spellStart"/>
      <w:r w:rsidRPr="00814AD1">
        <w:t>sarana</w:t>
      </w:r>
      <w:proofErr w:type="spellEnd"/>
      <w:r w:rsidRPr="00814AD1">
        <w:t xml:space="preserve">, </w:t>
      </w:r>
      <w:proofErr w:type="spellStart"/>
      <w:r w:rsidRPr="00814AD1">
        <w:t>prasarana</w:t>
      </w:r>
      <w:proofErr w:type="spellEnd"/>
      <w:r w:rsidRPr="00814AD1">
        <w:t xml:space="preserve">, </w:t>
      </w:r>
      <w:proofErr w:type="spellStart"/>
      <w:r w:rsidRPr="00814AD1">
        <w:t>instalasi</w:t>
      </w:r>
      <w:proofErr w:type="spellEnd"/>
      <w:r w:rsidRPr="00814AD1">
        <w:t xml:space="preserve">, dan </w:t>
      </w:r>
      <w:proofErr w:type="spellStart"/>
      <w:r w:rsidRPr="00814AD1">
        <w:t>peralatan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="00401345" w:rsidRPr="00814AD1">
        <w:t>.</w:t>
      </w:r>
    </w:p>
    <w:p w14:paraId="16A14760" w14:textId="77777777" w:rsidR="00EF6DEF" w:rsidRPr="00814AD1" w:rsidRDefault="00EF6DEF" w:rsidP="000B5F93">
      <w:pPr>
        <w:pStyle w:val="BodyText"/>
        <w:numPr>
          <w:ilvl w:val="0"/>
          <w:numId w:val="35"/>
        </w:numPr>
        <w:spacing w:after="120" w:line="276" w:lineRule="auto"/>
        <w:jc w:val="both"/>
      </w:pPr>
      <w:proofErr w:type="spellStart"/>
      <w:r w:rsidRPr="00814AD1">
        <w:t>Menetapkan</w:t>
      </w:r>
      <w:proofErr w:type="spellEnd"/>
      <w:r w:rsidRPr="00814AD1">
        <w:t xml:space="preserve"> </w:t>
      </w:r>
      <w:proofErr w:type="spellStart"/>
      <w:r w:rsidRPr="00814AD1">
        <w:t>rencana</w:t>
      </w:r>
      <w:proofErr w:type="spellEnd"/>
      <w:r w:rsidRPr="00814AD1">
        <w:t xml:space="preserve"> </w:t>
      </w:r>
      <w:proofErr w:type="spellStart"/>
      <w:r w:rsidRPr="00814AD1">
        <w:t>pemeriksaan</w:t>
      </w:r>
      <w:proofErr w:type="spellEnd"/>
      <w:r w:rsidRPr="00814AD1">
        <w:t xml:space="preserve">, </w:t>
      </w:r>
      <w:proofErr w:type="spellStart"/>
      <w:r w:rsidRPr="00814AD1">
        <w:t>perawatan</w:t>
      </w:r>
      <w:proofErr w:type="spellEnd"/>
      <w:r w:rsidRPr="00814AD1">
        <w:t xml:space="preserve">, dan </w:t>
      </w:r>
      <w:proofErr w:type="spellStart"/>
      <w:r w:rsidRPr="00814AD1">
        <w:t>pengujian</w:t>
      </w:r>
      <w:proofErr w:type="spellEnd"/>
      <w:r w:rsidR="00401345" w:rsidRPr="00814AD1">
        <w:t>.</w:t>
      </w:r>
    </w:p>
    <w:p w14:paraId="443BE193" w14:textId="77777777" w:rsidR="00EF6DEF" w:rsidRPr="00814AD1" w:rsidRDefault="00EF6DEF" w:rsidP="000B5F93">
      <w:pPr>
        <w:pStyle w:val="BodyText"/>
        <w:numPr>
          <w:ilvl w:val="0"/>
          <w:numId w:val="35"/>
        </w:numPr>
        <w:spacing w:after="120" w:line="276" w:lineRule="auto"/>
        <w:jc w:val="both"/>
      </w:pPr>
      <w:proofErr w:type="spellStart"/>
      <w:r w:rsidRPr="00814AD1">
        <w:t>Mengevaluasi</w:t>
      </w:r>
      <w:proofErr w:type="spellEnd"/>
      <w:r w:rsidRPr="00814AD1">
        <w:t xml:space="preserve"> </w:t>
      </w:r>
      <w:proofErr w:type="spellStart"/>
      <w:r w:rsidRPr="00814AD1">
        <w:t>unjuk</w:t>
      </w:r>
      <w:proofErr w:type="spellEnd"/>
      <w:r w:rsidRPr="00814AD1">
        <w:t xml:space="preserve"> </w:t>
      </w:r>
      <w:proofErr w:type="spellStart"/>
      <w:r w:rsidRPr="00814AD1">
        <w:t>kinerja</w:t>
      </w:r>
      <w:proofErr w:type="spellEnd"/>
      <w:r w:rsidRPr="00814AD1">
        <w:t xml:space="preserve"> </w:t>
      </w:r>
      <w:proofErr w:type="spellStart"/>
      <w:r w:rsidRPr="00814AD1">
        <w:t>sarana</w:t>
      </w:r>
      <w:proofErr w:type="spellEnd"/>
      <w:r w:rsidRPr="00814AD1">
        <w:t xml:space="preserve">, </w:t>
      </w:r>
      <w:proofErr w:type="spellStart"/>
      <w:r w:rsidRPr="00814AD1">
        <w:t>prasarana</w:t>
      </w:r>
      <w:proofErr w:type="spellEnd"/>
      <w:r w:rsidRPr="00814AD1">
        <w:t xml:space="preserve">, </w:t>
      </w:r>
      <w:proofErr w:type="spellStart"/>
      <w:r w:rsidRPr="00814AD1">
        <w:t>instalasi</w:t>
      </w:r>
      <w:proofErr w:type="spellEnd"/>
      <w:r w:rsidRPr="00814AD1">
        <w:t xml:space="preserve">, dan </w:t>
      </w:r>
      <w:proofErr w:type="spellStart"/>
      <w:r w:rsidRPr="00814AD1">
        <w:t>peralatan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="00401345" w:rsidRPr="00814AD1">
        <w:t>.</w:t>
      </w:r>
    </w:p>
    <w:p w14:paraId="4849AAFB" w14:textId="77777777" w:rsidR="00EF6DEF" w:rsidRPr="00814AD1" w:rsidRDefault="00EF6DEF" w:rsidP="000B5F93">
      <w:pPr>
        <w:pStyle w:val="BodyText"/>
        <w:numPr>
          <w:ilvl w:val="0"/>
          <w:numId w:val="35"/>
        </w:numPr>
        <w:spacing w:after="120" w:line="276" w:lineRule="auto"/>
        <w:jc w:val="both"/>
      </w:pPr>
      <w:proofErr w:type="spellStart"/>
      <w:r w:rsidRPr="00814AD1">
        <w:t>Mengevaluasi</w:t>
      </w:r>
      <w:proofErr w:type="spellEnd"/>
      <w:r w:rsidRPr="00814AD1">
        <w:t xml:space="preserve"> </w:t>
      </w:r>
      <w:proofErr w:type="spellStart"/>
      <w:r w:rsidRPr="00814AD1">
        <w:t>unjuk</w:t>
      </w:r>
      <w:proofErr w:type="spellEnd"/>
      <w:r w:rsidRPr="00814AD1">
        <w:t xml:space="preserve"> </w:t>
      </w:r>
      <w:proofErr w:type="spellStart"/>
      <w:r w:rsidRPr="00814AD1">
        <w:t>kinerja</w:t>
      </w:r>
      <w:proofErr w:type="spellEnd"/>
      <w:r w:rsidRPr="00814AD1">
        <w:t xml:space="preserve"> </w:t>
      </w:r>
      <w:proofErr w:type="spellStart"/>
      <w:r w:rsidRPr="00814AD1">
        <w:t>operasi</w:t>
      </w:r>
      <w:proofErr w:type="spellEnd"/>
      <w:r w:rsidRPr="00814AD1">
        <w:t xml:space="preserve"> </w:t>
      </w:r>
      <w:proofErr w:type="spellStart"/>
      <w:r w:rsidRPr="00814AD1">
        <w:t>penambangan</w:t>
      </w:r>
      <w:proofErr w:type="spellEnd"/>
      <w:r w:rsidRPr="00814AD1">
        <w:t xml:space="preserve"> </w:t>
      </w:r>
      <w:proofErr w:type="spellStart"/>
      <w:r w:rsidRPr="00814AD1">
        <w:t>sesuai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parameter </w:t>
      </w:r>
      <w:proofErr w:type="spellStart"/>
      <w:r w:rsidRPr="00814AD1">
        <w:t>operasi</w:t>
      </w:r>
      <w:proofErr w:type="spellEnd"/>
      <w:r w:rsidRPr="00814AD1">
        <w:t xml:space="preserve"> </w:t>
      </w:r>
      <w:proofErr w:type="spellStart"/>
      <w:r w:rsidRPr="00814AD1">
        <w:t>penambangan</w:t>
      </w:r>
      <w:proofErr w:type="spellEnd"/>
      <w:r w:rsidRPr="00814AD1">
        <w:t xml:space="preserve"> yang </w:t>
      </w:r>
      <w:proofErr w:type="spellStart"/>
      <w:r w:rsidRPr="00814AD1">
        <w:t>baik</w:t>
      </w:r>
      <w:proofErr w:type="spellEnd"/>
      <w:r w:rsidR="00401345" w:rsidRPr="00814AD1">
        <w:t>.</w:t>
      </w:r>
    </w:p>
    <w:p w14:paraId="4D312C36" w14:textId="77777777" w:rsidR="00136B11" w:rsidRPr="00814AD1" w:rsidRDefault="00EF6DEF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Implementasi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="00136B11" w:rsidRPr="00814AD1">
        <w:t xml:space="preserve"> </w:t>
      </w:r>
      <w:proofErr w:type="spellStart"/>
      <w:r w:rsidR="00E01E3C" w:rsidRPr="00814AD1">
        <w:t>operasi</w:t>
      </w:r>
      <w:proofErr w:type="spellEnd"/>
      <w:r w:rsidR="00E01E3C" w:rsidRPr="00814AD1">
        <w:t xml:space="preserve"> </w:t>
      </w:r>
      <w:proofErr w:type="spellStart"/>
      <w:r w:rsidR="00E01E3C" w:rsidRPr="00814AD1">
        <w:t>pertambangan</w:t>
      </w:r>
      <w:proofErr w:type="spellEnd"/>
      <w:r w:rsidR="00E01E3C" w:rsidRPr="00814AD1">
        <w:t xml:space="preserve"> </w:t>
      </w:r>
      <w:r w:rsidR="00136B11" w:rsidRPr="00814AD1">
        <w:t xml:space="preserve">focus </w:t>
      </w:r>
      <w:proofErr w:type="spellStart"/>
      <w:r w:rsidR="00136B11" w:rsidRPr="00814AD1">
        <w:t>kepada</w:t>
      </w:r>
      <w:proofErr w:type="spellEnd"/>
      <w:r w:rsidR="00136B11" w:rsidRPr="00814AD1">
        <w:t xml:space="preserve"> </w:t>
      </w:r>
      <w:proofErr w:type="spellStart"/>
      <w:r w:rsidR="00136B11" w:rsidRPr="00814AD1">
        <w:t>kesiapan</w:t>
      </w:r>
      <w:proofErr w:type="spellEnd"/>
      <w:r w:rsidR="00136B11" w:rsidRPr="00814AD1">
        <w:t xml:space="preserve"> dan </w:t>
      </w:r>
      <w:proofErr w:type="spellStart"/>
      <w:r w:rsidR="00136B11" w:rsidRPr="00814AD1">
        <w:t>kelayakan</w:t>
      </w:r>
      <w:proofErr w:type="spellEnd"/>
      <w:r w:rsidR="00136B11" w:rsidRPr="00814AD1">
        <w:t xml:space="preserve"> </w:t>
      </w:r>
      <w:proofErr w:type="spellStart"/>
      <w:r w:rsidR="00136B11" w:rsidRPr="00814AD1">
        <w:t>sarana</w:t>
      </w:r>
      <w:proofErr w:type="spellEnd"/>
      <w:r w:rsidR="00136B11" w:rsidRPr="00814AD1">
        <w:t xml:space="preserve">, </w:t>
      </w:r>
      <w:proofErr w:type="spellStart"/>
      <w:r w:rsidR="00136B11" w:rsidRPr="00814AD1">
        <w:t>prasarana</w:t>
      </w:r>
      <w:proofErr w:type="spellEnd"/>
      <w:r w:rsidR="00136B11" w:rsidRPr="00814AD1">
        <w:t xml:space="preserve"> </w:t>
      </w:r>
      <w:proofErr w:type="spellStart"/>
      <w:r w:rsidR="00136B11" w:rsidRPr="00814AD1">
        <w:t>pertambangan</w:t>
      </w:r>
      <w:proofErr w:type="spellEnd"/>
      <w:r w:rsidR="00136B11" w:rsidRPr="00814AD1">
        <w:t xml:space="preserve">, </w:t>
      </w:r>
      <w:proofErr w:type="spellStart"/>
      <w:r w:rsidR="00136B11" w:rsidRPr="00814AD1">
        <w:t>instalasi</w:t>
      </w:r>
      <w:proofErr w:type="spellEnd"/>
      <w:r w:rsidR="00136B11" w:rsidRPr="00814AD1">
        <w:t xml:space="preserve">, dan </w:t>
      </w:r>
      <w:proofErr w:type="spellStart"/>
      <w:r w:rsidR="00136B11" w:rsidRPr="00814AD1">
        <w:t>peralatan</w:t>
      </w:r>
      <w:proofErr w:type="spellEnd"/>
      <w:r w:rsidR="00136B11" w:rsidRPr="00814AD1">
        <w:t xml:space="preserve"> </w:t>
      </w:r>
      <w:proofErr w:type="spellStart"/>
      <w:r w:rsidR="00136B11" w:rsidRPr="00814AD1">
        <w:t>pertambangan</w:t>
      </w:r>
      <w:proofErr w:type="spellEnd"/>
      <w:r w:rsidR="00136B11" w:rsidRPr="00814AD1">
        <w:t xml:space="preserve"> </w:t>
      </w:r>
      <w:proofErr w:type="spellStart"/>
      <w:r w:rsidR="00136B11" w:rsidRPr="00814AD1">
        <w:t>dengan</w:t>
      </w:r>
      <w:proofErr w:type="spellEnd"/>
      <w:r w:rsidR="00136B11" w:rsidRPr="00814AD1">
        <w:t xml:space="preserve"> </w:t>
      </w:r>
      <w:proofErr w:type="spellStart"/>
      <w:r w:rsidR="00136B11" w:rsidRPr="00814AD1">
        <w:t>menjalankan</w:t>
      </w:r>
      <w:proofErr w:type="spellEnd"/>
      <w:r w:rsidR="00136B11" w:rsidRPr="00814AD1">
        <w:t>:</w:t>
      </w:r>
    </w:p>
    <w:p w14:paraId="7279E2F7" w14:textId="77777777" w:rsidR="00136B11" w:rsidRPr="00814AD1" w:rsidRDefault="00136B11" w:rsidP="000B5F93">
      <w:pPr>
        <w:pStyle w:val="BodyText"/>
        <w:numPr>
          <w:ilvl w:val="0"/>
          <w:numId w:val="36"/>
        </w:numPr>
        <w:spacing w:after="120" w:line="276" w:lineRule="auto"/>
        <w:jc w:val="both"/>
      </w:pPr>
      <w:r w:rsidRPr="00814AD1">
        <w:t xml:space="preserve">Proses </w:t>
      </w:r>
      <w:r w:rsidRPr="00031E7B">
        <w:rPr>
          <w:i/>
        </w:rPr>
        <w:t>commissioning</w:t>
      </w:r>
      <w:r w:rsidRPr="00814AD1">
        <w:t xml:space="preserve"> </w:t>
      </w:r>
      <w:r w:rsidR="009C1C22" w:rsidRPr="00814AD1">
        <w:t xml:space="preserve">/ </w:t>
      </w:r>
      <w:r w:rsidR="009C1C22" w:rsidRPr="00031E7B">
        <w:rPr>
          <w:i/>
        </w:rPr>
        <w:t>recommissioning</w:t>
      </w:r>
      <w:r w:rsidR="009C1C22" w:rsidRPr="00814AD1">
        <w:t xml:space="preserve"> </w:t>
      </w:r>
      <w:proofErr w:type="spellStart"/>
      <w:r w:rsidRPr="00814AD1">
        <w:t>sesuai</w:t>
      </w:r>
      <w:proofErr w:type="spellEnd"/>
      <w:r w:rsidRPr="00814AD1">
        <w:t xml:space="preserve"> </w:t>
      </w:r>
      <w:proofErr w:type="spellStart"/>
      <w:r w:rsidRPr="00814AD1">
        <w:t>standar</w:t>
      </w:r>
      <w:proofErr w:type="spellEnd"/>
      <w:r w:rsidRPr="00814AD1">
        <w:t xml:space="preserve"> yang </w:t>
      </w:r>
      <w:proofErr w:type="spellStart"/>
      <w:r w:rsidRPr="00814AD1">
        <w:t>berlaku</w:t>
      </w:r>
      <w:proofErr w:type="spellEnd"/>
      <w:r w:rsidR="00401345" w:rsidRPr="00814AD1">
        <w:t>.</w:t>
      </w:r>
    </w:p>
    <w:p w14:paraId="49050548" w14:textId="77777777" w:rsidR="00136B11" w:rsidRPr="00814AD1" w:rsidRDefault="00136B11" w:rsidP="000B5F93">
      <w:pPr>
        <w:pStyle w:val="BodyText"/>
        <w:numPr>
          <w:ilvl w:val="0"/>
          <w:numId w:val="36"/>
        </w:numPr>
        <w:spacing w:after="120" w:line="276" w:lineRule="auto"/>
        <w:jc w:val="both"/>
      </w:pPr>
      <w:r w:rsidRPr="00814AD1">
        <w:t xml:space="preserve">Proses </w:t>
      </w:r>
      <w:proofErr w:type="spellStart"/>
      <w:r w:rsidRPr="00814AD1">
        <w:t>pemeriksaan</w:t>
      </w:r>
      <w:proofErr w:type="spellEnd"/>
      <w:r w:rsidRPr="00814AD1">
        <w:t xml:space="preserve"> dan </w:t>
      </w:r>
      <w:proofErr w:type="spellStart"/>
      <w:r w:rsidRPr="00814AD1">
        <w:t>inspeksi</w:t>
      </w:r>
      <w:proofErr w:type="spellEnd"/>
      <w:r w:rsidRPr="00814AD1">
        <w:t xml:space="preserve"> </w:t>
      </w:r>
      <w:proofErr w:type="spellStart"/>
      <w:r w:rsidRPr="00814AD1">
        <w:t>berkala</w:t>
      </w:r>
      <w:proofErr w:type="spellEnd"/>
      <w:r w:rsidR="00401345" w:rsidRPr="00814AD1">
        <w:t>.</w:t>
      </w:r>
    </w:p>
    <w:p w14:paraId="60A87631" w14:textId="77777777" w:rsidR="00136B11" w:rsidRPr="00814AD1" w:rsidRDefault="009C1C22" w:rsidP="000B5F93">
      <w:pPr>
        <w:pStyle w:val="BodyText"/>
        <w:numPr>
          <w:ilvl w:val="0"/>
          <w:numId w:val="36"/>
        </w:numPr>
        <w:spacing w:after="120" w:line="276" w:lineRule="auto"/>
        <w:jc w:val="both"/>
      </w:pPr>
      <w:r w:rsidRPr="00814AD1">
        <w:t xml:space="preserve">Proses </w:t>
      </w:r>
      <w:proofErr w:type="spellStart"/>
      <w:r w:rsidRPr="00814AD1">
        <w:t>perawatan</w:t>
      </w:r>
      <w:proofErr w:type="spellEnd"/>
      <w:r w:rsidRPr="00814AD1">
        <w:t xml:space="preserve"> dan </w:t>
      </w:r>
      <w:proofErr w:type="spellStart"/>
      <w:r w:rsidRPr="00814AD1">
        <w:t>pemeliharaan</w:t>
      </w:r>
      <w:proofErr w:type="spellEnd"/>
      <w:r w:rsidRPr="00814AD1">
        <w:t xml:space="preserve"> </w:t>
      </w:r>
      <w:proofErr w:type="spellStart"/>
      <w:r w:rsidRPr="00814AD1">
        <w:t>berkala</w:t>
      </w:r>
      <w:proofErr w:type="spellEnd"/>
      <w:r w:rsidR="00401345" w:rsidRPr="00814AD1">
        <w:t>.</w:t>
      </w:r>
    </w:p>
    <w:p w14:paraId="39CB2A3D" w14:textId="77777777" w:rsidR="007314D1" w:rsidRPr="00814AD1" w:rsidRDefault="00EF6DEF" w:rsidP="000B5F93">
      <w:pPr>
        <w:pStyle w:val="BodyText"/>
        <w:numPr>
          <w:ilvl w:val="0"/>
          <w:numId w:val="36"/>
        </w:numPr>
        <w:spacing w:after="120" w:line="276" w:lineRule="auto"/>
        <w:jc w:val="both"/>
      </w:pPr>
      <w:r w:rsidRPr="00814AD1">
        <w:t xml:space="preserve">Uji dan </w:t>
      </w:r>
      <w:proofErr w:type="spellStart"/>
      <w:r w:rsidRPr="00814AD1">
        <w:t>sertifikasi</w:t>
      </w:r>
      <w:proofErr w:type="spellEnd"/>
      <w:r w:rsidRPr="00814AD1">
        <w:t xml:space="preserve"> </w:t>
      </w:r>
      <w:proofErr w:type="spellStart"/>
      <w:r w:rsidRPr="00814AD1">
        <w:t>kompetensi</w:t>
      </w:r>
      <w:proofErr w:type="spellEnd"/>
      <w:r w:rsidRPr="00814AD1">
        <w:t xml:space="preserve"> </w:t>
      </w:r>
      <w:proofErr w:type="spellStart"/>
      <w:r w:rsidR="00401345" w:rsidRPr="00814AD1">
        <w:t>tenaga</w:t>
      </w:r>
      <w:proofErr w:type="spellEnd"/>
      <w:r w:rsidR="00401345" w:rsidRPr="00814AD1">
        <w:t xml:space="preserve"> </w:t>
      </w:r>
      <w:proofErr w:type="spellStart"/>
      <w:r w:rsidR="00401345" w:rsidRPr="00814AD1">
        <w:t>teknis</w:t>
      </w:r>
      <w:proofErr w:type="spellEnd"/>
      <w:r w:rsidR="00401345" w:rsidRPr="00814AD1">
        <w:t xml:space="preserve"> </w:t>
      </w:r>
      <w:proofErr w:type="spellStart"/>
      <w:r w:rsidR="00401345" w:rsidRPr="00814AD1">
        <w:t>pertambangan</w:t>
      </w:r>
      <w:proofErr w:type="spellEnd"/>
      <w:r w:rsidR="00401345" w:rsidRPr="00814AD1">
        <w:t>.</w:t>
      </w:r>
    </w:p>
    <w:p w14:paraId="42204A57" w14:textId="77777777" w:rsidR="00241837" w:rsidRPr="00814AD1" w:rsidRDefault="004A6D00" w:rsidP="000B5F93">
      <w:pPr>
        <w:pStyle w:val="BodyText"/>
        <w:spacing w:after="120" w:line="276" w:lineRule="auto"/>
        <w:ind w:left="720"/>
        <w:jc w:val="both"/>
      </w:pPr>
      <w:r w:rsidRPr="00814AD1">
        <w:t>SIS</w:t>
      </w:r>
      <w:r w:rsidR="003574FA" w:rsidRPr="00814AD1">
        <w:t xml:space="preserve"> </w:t>
      </w:r>
      <w:proofErr w:type="spellStart"/>
      <w:r w:rsidR="003574FA" w:rsidRPr="00814AD1">
        <w:t>telah</w:t>
      </w:r>
      <w:proofErr w:type="spellEnd"/>
      <w:r w:rsidR="003574FA" w:rsidRPr="00814AD1">
        <w:t xml:space="preserve"> </w:t>
      </w:r>
      <w:proofErr w:type="spellStart"/>
      <w:r w:rsidR="003574FA" w:rsidRPr="00814AD1">
        <w:t>menetapkan</w:t>
      </w:r>
      <w:proofErr w:type="spellEnd"/>
      <w:r w:rsidR="003574FA" w:rsidRPr="00814AD1">
        <w:t xml:space="preserve"> B</w:t>
      </w:r>
      <w:r w:rsidR="00241837" w:rsidRPr="00814AD1">
        <w:t xml:space="preserve">agian </w:t>
      </w:r>
      <w:r w:rsidR="003574FA" w:rsidRPr="00814AD1">
        <w:t>KO</w:t>
      </w:r>
      <w:r w:rsidR="00241837" w:rsidRPr="00814AD1">
        <w:t xml:space="preserve"> </w:t>
      </w:r>
      <w:proofErr w:type="spellStart"/>
      <w:r w:rsidR="00241837" w:rsidRPr="00814AD1">
        <w:t>untuk</w:t>
      </w:r>
      <w:proofErr w:type="spellEnd"/>
      <w:r w:rsidR="00241837" w:rsidRPr="00814AD1">
        <w:t xml:space="preserve"> </w:t>
      </w:r>
      <w:proofErr w:type="spellStart"/>
      <w:r w:rsidR="00241837" w:rsidRPr="00814AD1">
        <w:t>memastikan</w:t>
      </w:r>
      <w:proofErr w:type="spellEnd"/>
      <w:r w:rsidR="00241837" w:rsidRPr="00814AD1">
        <w:t xml:space="preserve"> proses </w:t>
      </w:r>
      <w:r w:rsidR="00241837" w:rsidRPr="00031E7B">
        <w:rPr>
          <w:i/>
        </w:rPr>
        <w:t>commissioning</w:t>
      </w:r>
      <w:r w:rsidR="00241837" w:rsidRPr="00814AD1">
        <w:t xml:space="preserve"> </w:t>
      </w:r>
      <w:proofErr w:type="spellStart"/>
      <w:r w:rsidR="00241837" w:rsidRPr="00814AD1">
        <w:t>dilakukan</w:t>
      </w:r>
      <w:proofErr w:type="spellEnd"/>
      <w:r w:rsidR="00241837" w:rsidRPr="00814AD1">
        <w:t xml:space="preserve"> </w:t>
      </w:r>
      <w:proofErr w:type="spellStart"/>
      <w:r w:rsidR="00241837" w:rsidRPr="00814AD1">
        <w:t>secara</w:t>
      </w:r>
      <w:proofErr w:type="spellEnd"/>
      <w:r w:rsidR="00241837" w:rsidRPr="00814AD1">
        <w:t xml:space="preserve"> </w:t>
      </w:r>
      <w:proofErr w:type="spellStart"/>
      <w:r w:rsidR="00241837" w:rsidRPr="00814AD1">
        <w:t>efektif</w:t>
      </w:r>
      <w:proofErr w:type="spellEnd"/>
      <w:r w:rsidR="00241837" w:rsidRPr="00814AD1">
        <w:t xml:space="preserve">. </w:t>
      </w:r>
      <w:proofErr w:type="spellStart"/>
      <w:r w:rsidR="00241837" w:rsidRPr="00814AD1">
        <w:t>Keseluruhan</w:t>
      </w:r>
      <w:proofErr w:type="spellEnd"/>
      <w:r w:rsidR="00241837" w:rsidRPr="00814AD1">
        <w:t xml:space="preserve"> Sarana, </w:t>
      </w:r>
      <w:proofErr w:type="spellStart"/>
      <w:r w:rsidR="00241837" w:rsidRPr="00814AD1">
        <w:t>Prasana</w:t>
      </w:r>
      <w:proofErr w:type="spellEnd"/>
      <w:r w:rsidR="00241837" w:rsidRPr="00814AD1">
        <w:t xml:space="preserve">, </w:t>
      </w:r>
      <w:proofErr w:type="spellStart"/>
      <w:r w:rsidR="00241837" w:rsidRPr="00814AD1">
        <w:t>Instalasi</w:t>
      </w:r>
      <w:proofErr w:type="spellEnd"/>
      <w:r w:rsidR="00241837" w:rsidRPr="00814AD1">
        <w:t xml:space="preserve"> dan </w:t>
      </w:r>
      <w:proofErr w:type="spellStart"/>
      <w:r w:rsidR="00241837" w:rsidRPr="00814AD1">
        <w:t>Peralatan</w:t>
      </w:r>
      <w:proofErr w:type="spellEnd"/>
      <w:r w:rsidR="00241837" w:rsidRPr="00814AD1">
        <w:t xml:space="preserve"> yang </w:t>
      </w:r>
      <w:proofErr w:type="spellStart"/>
      <w:r w:rsidR="00241837" w:rsidRPr="00814AD1">
        <w:t>diwajibkan</w:t>
      </w:r>
      <w:proofErr w:type="spellEnd"/>
      <w:r w:rsidR="00241837" w:rsidRPr="00814AD1">
        <w:t xml:space="preserve"> </w:t>
      </w:r>
      <w:proofErr w:type="spellStart"/>
      <w:r w:rsidR="00241837" w:rsidRPr="00814AD1">
        <w:t>dilakukan</w:t>
      </w:r>
      <w:proofErr w:type="spellEnd"/>
      <w:r w:rsidR="00241837" w:rsidRPr="00814AD1">
        <w:t xml:space="preserve"> </w:t>
      </w:r>
      <w:r w:rsidR="00241837" w:rsidRPr="00031E7B">
        <w:rPr>
          <w:i/>
        </w:rPr>
        <w:t>commissioning</w:t>
      </w:r>
      <w:r w:rsidR="00241837" w:rsidRPr="00814AD1">
        <w:t xml:space="preserve"> </w:t>
      </w:r>
      <w:proofErr w:type="spellStart"/>
      <w:r w:rsidR="00241837" w:rsidRPr="00814AD1">
        <w:t>dilakukan</w:t>
      </w:r>
      <w:proofErr w:type="spellEnd"/>
      <w:r w:rsidR="00241837" w:rsidRPr="00814AD1">
        <w:t xml:space="preserve"> </w:t>
      </w:r>
      <w:proofErr w:type="spellStart"/>
      <w:r w:rsidR="00241837" w:rsidRPr="00814AD1">
        <w:t>inventarisasi</w:t>
      </w:r>
      <w:proofErr w:type="spellEnd"/>
      <w:r w:rsidR="00241837" w:rsidRPr="00814AD1">
        <w:t xml:space="preserve"> dan proses </w:t>
      </w:r>
      <w:r w:rsidR="00241837" w:rsidRPr="00031E7B">
        <w:rPr>
          <w:i/>
        </w:rPr>
        <w:t>commissioning</w:t>
      </w:r>
      <w:r w:rsidR="00241837" w:rsidRPr="00814AD1">
        <w:t xml:space="preserve"> </w:t>
      </w:r>
      <w:proofErr w:type="spellStart"/>
      <w:r w:rsidR="00241837" w:rsidRPr="00814AD1">
        <w:t>sesuai</w:t>
      </w:r>
      <w:proofErr w:type="spellEnd"/>
      <w:r w:rsidR="00241837" w:rsidRPr="00814AD1">
        <w:t xml:space="preserve"> </w:t>
      </w:r>
      <w:proofErr w:type="spellStart"/>
      <w:r w:rsidR="00241837" w:rsidRPr="00814AD1">
        <w:t>dengan</w:t>
      </w:r>
      <w:proofErr w:type="spellEnd"/>
      <w:r w:rsidR="00241837" w:rsidRPr="00814AD1">
        <w:t xml:space="preserve"> </w:t>
      </w:r>
      <w:proofErr w:type="spellStart"/>
      <w:r w:rsidR="00241837" w:rsidRPr="00814AD1">
        <w:t>persyaratan</w:t>
      </w:r>
      <w:proofErr w:type="spellEnd"/>
      <w:r w:rsidR="00241837" w:rsidRPr="00814AD1">
        <w:t xml:space="preserve"> dan </w:t>
      </w:r>
      <w:proofErr w:type="spellStart"/>
      <w:r w:rsidR="00241837" w:rsidRPr="00814AD1">
        <w:t>mengacu</w:t>
      </w:r>
      <w:proofErr w:type="spellEnd"/>
      <w:r w:rsidR="00241837" w:rsidRPr="00814AD1">
        <w:t xml:space="preserve"> </w:t>
      </w:r>
      <w:proofErr w:type="spellStart"/>
      <w:r w:rsidR="00241837" w:rsidRPr="00814AD1">
        <w:t>ke</w:t>
      </w:r>
      <w:proofErr w:type="spellEnd"/>
      <w:r w:rsidR="00241837" w:rsidRPr="00814AD1">
        <w:t xml:space="preserve"> </w:t>
      </w:r>
      <w:r w:rsidR="00241837" w:rsidRPr="0086498E">
        <w:rPr>
          <w:i/>
        </w:rPr>
        <w:t>standard commissioning</w:t>
      </w:r>
      <w:r w:rsidR="00241837" w:rsidRPr="00814AD1">
        <w:t xml:space="preserve"> </w:t>
      </w:r>
      <w:proofErr w:type="spellStart"/>
      <w:r w:rsidR="00241837" w:rsidRPr="00814AD1">
        <w:t>dari</w:t>
      </w:r>
      <w:proofErr w:type="spellEnd"/>
      <w:r w:rsidR="00241837" w:rsidRPr="00814AD1">
        <w:t xml:space="preserve"> </w:t>
      </w:r>
      <w:r w:rsidR="00241837" w:rsidRPr="0086498E">
        <w:rPr>
          <w:i/>
        </w:rPr>
        <w:t>customer</w:t>
      </w:r>
      <w:r w:rsidR="00241837" w:rsidRPr="00814AD1">
        <w:t>.</w:t>
      </w:r>
    </w:p>
    <w:p w14:paraId="6BD0BFD3" w14:textId="77777777" w:rsidR="00241837" w:rsidRDefault="00241837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Dalam</w:t>
      </w:r>
      <w:proofErr w:type="spellEnd"/>
      <w:r w:rsidRPr="00814AD1">
        <w:t xml:space="preserve"> </w:t>
      </w:r>
      <w:proofErr w:type="spellStart"/>
      <w:r w:rsidRPr="00814AD1">
        <w:t>rangka</w:t>
      </w:r>
      <w:proofErr w:type="spellEnd"/>
      <w:r w:rsidRPr="00814AD1">
        <w:t xml:space="preserve"> </w:t>
      </w:r>
      <w:proofErr w:type="spellStart"/>
      <w:r w:rsidRPr="00814AD1">
        <w:t>memastikan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 </w:t>
      </w:r>
      <w:proofErr w:type="spellStart"/>
      <w:r w:rsidRPr="00814AD1">
        <w:t>pengoperasian</w:t>
      </w:r>
      <w:proofErr w:type="spellEnd"/>
      <w:r w:rsidRPr="00814AD1">
        <w:t xml:space="preserve"> </w:t>
      </w:r>
      <w:proofErr w:type="spellStart"/>
      <w:r w:rsidRPr="00814AD1">
        <w:t>kendaraan</w:t>
      </w:r>
      <w:proofErr w:type="spellEnd"/>
      <w:r w:rsidRPr="00814AD1">
        <w:t xml:space="preserve"> </w:t>
      </w:r>
      <w:proofErr w:type="spellStart"/>
      <w:r w:rsidRPr="00814AD1">
        <w:t>maka</w:t>
      </w:r>
      <w:proofErr w:type="spellEnd"/>
      <w:r w:rsidRPr="00814AD1">
        <w:t xml:space="preserve"> </w:t>
      </w:r>
      <w:r w:rsidR="004A6D00" w:rsidRPr="00814AD1">
        <w:t>SIS</w:t>
      </w:r>
      <w:r w:rsidRPr="00814AD1">
        <w:t xml:space="preserve"> </w:t>
      </w:r>
      <w:proofErr w:type="spellStart"/>
      <w:r w:rsidRPr="00814AD1">
        <w:t>telah</w:t>
      </w:r>
      <w:proofErr w:type="spellEnd"/>
      <w:r w:rsidRPr="00814AD1">
        <w:t xml:space="preserve"> </w:t>
      </w:r>
      <w:proofErr w:type="spellStart"/>
      <w:r w:rsidRPr="00814AD1">
        <w:t>mengatur</w:t>
      </w:r>
      <w:proofErr w:type="spellEnd"/>
      <w:r w:rsidRPr="00814AD1">
        <w:t xml:space="preserve"> </w:t>
      </w:r>
      <w:proofErr w:type="spellStart"/>
      <w:r w:rsidRPr="00814AD1">
        <w:t>untuk</w:t>
      </w:r>
      <w:proofErr w:type="spellEnd"/>
      <w:r w:rsidRPr="00814AD1">
        <w:t xml:space="preserve"> </w:t>
      </w:r>
      <w:proofErr w:type="spellStart"/>
      <w:r w:rsidRPr="00814AD1">
        <w:t>setiap</w:t>
      </w:r>
      <w:proofErr w:type="spellEnd"/>
      <w:r w:rsidRPr="00814AD1">
        <w:t xml:space="preserve"> </w:t>
      </w:r>
      <w:proofErr w:type="spellStart"/>
      <w:r w:rsidRPr="00814AD1">
        <w:t>pengoperasian</w:t>
      </w:r>
      <w:proofErr w:type="spellEnd"/>
      <w:r w:rsidRPr="00814AD1">
        <w:t xml:space="preserve"> </w:t>
      </w:r>
      <w:proofErr w:type="spellStart"/>
      <w:r w:rsidRPr="00814AD1">
        <w:t>alat</w:t>
      </w:r>
      <w:proofErr w:type="spellEnd"/>
      <w:r w:rsidRPr="00814AD1">
        <w:t xml:space="preserve"> </w:t>
      </w:r>
      <w:proofErr w:type="spellStart"/>
      <w:r w:rsidRPr="00814AD1">
        <w:t>bergerak</w:t>
      </w:r>
      <w:proofErr w:type="spellEnd"/>
      <w:r w:rsidRPr="00814AD1">
        <w:t xml:space="preserve"> </w:t>
      </w:r>
      <w:proofErr w:type="spellStart"/>
      <w:r w:rsidRPr="00814AD1">
        <w:t>maka</w:t>
      </w:r>
      <w:proofErr w:type="spellEnd"/>
      <w:r w:rsidRPr="00814AD1">
        <w:t xml:space="preserve"> operator di </w:t>
      </w:r>
      <w:proofErr w:type="spellStart"/>
      <w:r w:rsidRPr="00814AD1">
        <w:t>wajibkan</w:t>
      </w:r>
      <w:proofErr w:type="spellEnd"/>
      <w:r w:rsidRPr="00814AD1">
        <w:t xml:space="preserve"> </w:t>
      </w:r>
      <w:proofErr w:type="spellStart"/>
      <w:r w:rsidRPr="00814AD1">
        <w:t>mempunyai</w:t>
      </w:r>
      <w:proofErr w:type="spellEnd"/>
      <w:r w:rsidRPr="00814AD1">
        <w:t xml:space="preserve"> Surat </w:t>
      </w:r>
      <w:proofErr w:type="spellStart"/>
      <w:r w:rsidRPr="00814AD1">
        <w:t>Ijin</w:t>
      </w:r>
      <w:proofErr w:type="spellEnd"/>
      <w:r w:rsidRPr="00814AD1">
        <w:t xml:space="preserve"> </w:t>
      </w:r>
      <w:proofErr w:type="spellStart"/>
      <w:r w:rsidRPr="00814AD1">
        <w:t>Mengoperasikan</w:t>
      </w:r>
      <w:proofErr w:type="spellEnd"/>
      <w:r w:rsidRPr="00814AD1">
        <w:t xml:space="preserve"> (SIMPER). </w:t>
      </w:r>
      <w:proofErr w:type="spellStart"/>
      <w:r w:rsidRPr="00814AD1">
        <w:t>Sebelum</w:t>
      </w:r>
      <w:proofErr w:type="spellEnd"/>
      <w:r w:rsidRPr="00814AD1">
        <w:t xml:space="preserve"> </w:t>
      </w:r>
      <w:proofErr w:type="spellStart"/>
      <w:r w:rsidRPr="00814AD1">
        <w:t>mendapatkan</w:t>
      </w:r>
      <w:proofErr w:type="spellEnd"/>
      <w:r w:rsidRPr="00814AD1">
        <w:t xml:space="preserve"> SIMPER operator </w:t>
      </w:r>
      <w:proofErr w:type="spellStart"/>
      <w:r w:rsidRPr="00814AD1">
        <w:t>akan</w:t>
      </w:r>
      <w:proofErr w:type="spellEnd"/>
      <w:r w:rsidRPr="00814AD1">
        <w:t xml:space="preserve"> </w:t>
      </w:r>
      <w:proofErr w:type="spellStart"/>
      <w:r w:rsidRPr="00814AD1">
        <w:t>mendapatkan</w:t>
      </w:r>
      <w:proofErr w:type="spellEnd"/>
      <w:r w:rsidRPr="00814AD1">
        <w:t xml:space="preserve"> </w:t>
      </w:r>
      <w:proofErr w:type="spellStart"/>
      <w:r w:rsidRPr="00814AD1">
        <w:t>pelatihan</w:t>
      </w:r>
      <w:proofErr w:type="spellEnd"/>
      <w:r w:rsidRPr="00814AD1">
        <w:t xml:space="preserve"> </w:t>
      </w:r>
      <w:proofErr w:type="spellStart"/>
      <w:r w:rsidRPr="00814AD1">
        <w:t>sesuai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</w:t>
      </w:r>
      <w:proofErr w:type="spellStart"/>
      <w:r w:rsidRPr="0086498E">
        <w:rPr>
          <w:i/>
        </w:rPr>
        <w:t>versality</w:t>
      </w:r>
      <w:r w:rsidRPr="00814AD1">
        <w:t>nya</w:t>
      </w:r>
      <w:proofErr w:type="spellEnd"/>
      <w:r w:rsidRPr="00814AD1">
        <w:t xml:space="preserve"> dan </w:t>
      </w:r>
      <w:proofErr w:type="spellStart"/>
      <w:r w:rsidRPr="00814AD1">
        <w:t>melengkapi</w:t>
      </w:r>
      <w:proofErr w:type="spellEnd"/>
      <w:r w:rsidRPr="00814AD1">
        <w:t xml:space="preserve"> </w:t>
      </w:r>
      <w:proofErr w:type="spellStart"/>
      <w:r w:rsidRPr="00814AD1">
        <w:t>semua</w:t>
      </w:r>
      <w:proofErr w:type="spellEnd"/>
      <w:r w:rsidRPr="00814AD1">
        <w:t xml:space="preserve"> </w:t>
      </w:r>
      <w:proofErr w:type="spellStart"/>
      <w:r w:rsidRPr="00814AD1">
        <w:t>berkas</w:t>
      </w:r>
      <w:proofErr w:type="spellEnd"/>
      <w:r w:rsidRPr="00814AD1">
        <w:t xml:space="preserve"> yang </w:t>
      </w:r>
      <w:proofErr w:type="spellStart"/>
      <w:r w:rsidRPr="00814AD1">
        <w:t>diwajibkan</w:t>
      </w:r>
      <w:proofErr w:type="spellEnd"/>
      <w:r w:rsidRPr="00814AD1">
        <w:t xml:space="preserve"> </w:t>
      </w:r>
      <w:proofErr w:type="spellStart"/>
      <w:r w:rsidRPr="00814AD1">
        <w:t>dari</w:t>
      </w:r>
      <w:proofErr w:type="spellEnd"/>
      <w:r w:rsidRPr="00814AD1">
        <w:t xml:space="preserve"> KTT. </w:t>
      </w:r>
      <w:proofErr w:type="spellStart"/>
      <w:r w:rsidRPr="00814AD1">
        <w:t>Pemilik</w:t>
      </w:r>
      <w:proofErr w:type="spellEnd"/>
      <w:r w:rsidRPr="00814AD1">
        <w:t xml:space="preserve"> SIMPER </w:t>
      </w:r>
      <w:proofErr w:type="spellStart"/>
      <w:r w:rsidRPr="00814AD1">
        <w:t>wajib</w:t>
      </w:r>
      <w:proofErr w:type="spellEnd"/>
      <w:r w:rsidRPr="00814AD1">
        <w:t xml:space="preserve"> </w:t>
      </w:r>
      <w:proofErr w:type="spellStart"/>
      <w:r w:rsidRPr="00814AD1">
        <w:t>melakukan</w:t>
      </w:r>
      <w:proofErr w:type="spellEnd"/>
      <w:r w:rsidRPr="00814AD1">
        <w:t xml:space="preserve"> </w:t>
      </w:r>
      <w:proofErr w:type="spellStart"/>
      <w:r w:rsidRPr="00814AD1">
        <w:t>perpanjangan</w:t>
      </w:r>
      <w:proofErr w:type="spellEnd"/>
      <w:r w:rsidRPr="00814AD1">
        <w:t xml:space="preserve"> </w:t>
      </w:r>
      <w:proofErr w:type="spellStart"/>
      <w:r w:rsidRPr="00814AD1">
        <w:t>sesuai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</w:t>
      </w:r>
      <w:proofErr w:type="spellStart"/>
      <w:r w:rsidRPr="00814AD1">
        <w:t>batas</w:t>
      </w:r>
      <w:proofErr w:type="spellEnd"/>
      <w:r w:rsidRPr="00814AD1">
        <w:t xml:space="preserve"> </w:t>
      </w:r>
      <w:proofErr w:type="spellStart"/>
      <w:r w:rsidRPr="00814AD1">
        <w:t>waktu</w:t>
      </w:r>
      <w:proofErr w:type="spellEnd"/>
      <w:r w:rsidRPr="00814AD1">
        <w:t xml:space="preserve"> yang </w:t>
      </w:r>
      <w:proofErr w:type="spellStart"/>
      <w:r w:rsidRPr="00814AD1">
        <w:t>telah</w:t>
      </w:r>
      <w:proofErr w:type="spellEnd"/>
      <w:r w:rsidRPr="00814AD1">
        <w:t xml:space="preserve"> di </w:t>
      </w:r>
      <w:proofErr w:type="spellStart"/>
      <w:r w:rsidRPr="00814AD1">
        <w:t>tetapkan</w:t>
      </w:r>
      <w:proofErr w:type="spellEnd"/>
      <w:r w:rsidRPr="00814AD1">
        <w:t xml:space="preserve"> dan </w:t>
      </w:r>
      <w:proofErr w:type="spellStart"/>
      <w:r w:rsidRPr="00814AD1">
        <w:t>akan</w:t>
      </w:r>
      <w:proofErr w:type="spellEnd"/>
      <w:r w:rsidRPr="00814AD1">
        <w:t xml:space="preserve"> </w:t>
      </w:r>
      <w:proofErr w:type="spellStart"/>
      <w:r w:rsidRPr="00814AD1">
        <w:t>mendapatkan</w:t>
      </w:r>
      <w:proofErr w:type="spellEnd"/>
      <w:r w:rsidRPr="00814AD1">
        <w:t xml:space="preserve"> refresh </w:t>
      </w:r>
      <w:proofErr w:type="spellStart"/>
      <w:r w:rsidRPr="00814AD1">
        <w:t>pengoperasian</w:t>
      </w:r>
      <w:proofErr w:type="spellEnd"/>
      <w:r w:rsidRPr="00814AD1">
        <w:t xml:space="preserve"> </w:t>
      </w:r>
      <w:proofErr w:type="spellStart"/>
      <w:r w:rsidRPr="00814AD1">
        <w:t>sesuai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</w:t>
      </w:r>
      <w:proofErr w:type="spellStart"/>
      <w:r w:rsidRPr="00814AD1">
        <w:t>alat</w:t>
      </w:r>
      <w:proofErr w:type="spellEnd"/>
      <w:r w:rsidRPr="00814AD1">
        <w:t xml:space="preserve"> yang </w:t>
      </w:r>
      <w:proofErr w:type="spellStart"/>
      <w:r w:rsidRPr="00814AD1">
        <w:t>dioperasikan</w:t>
      </w:r>
      <w:proofErr w:type="spellEnd"/>
      <w:r w:rsidRPr="00814AD1">
        <w:t xml:space="preserve">. Daftar </w:t>
      </w:r>
      <w:proofErr w:type="spellStart"/>
      <w:r w:rsidRPr="00814AD1">
        <w:t>pemilik</w:t>
      </w:r>
      <w:proofErr w:type="spellEnd"/>
      <w:r w:rsidRPr="00814AD1">
        <w:t xml:space="preserve"> SIMPER </w:t>
      </w:r>
      <w:proofErr w:type="spellStart"/>
      <w:r w:rsidRPr="00814AD1">
        <w:t>dilakukan</w:t>
      </w:r>
      <w:proofErr w:type="spellEnd"/>
      <w:r w:rsidRPr="00814AD1">
        <w:t xml:space="preserve"> monitoring masa </w:t>
      </w:r>
      <w:proofErr w:type="spellStart"/>
      <w:r w:rsidRPr="00814AD1">
        <w:t>pakainya</w:t>
      </w:r>
      <w:proofErr w:type="spellEnd"/>
      <w:r w:rsidRPr="00814AD1">
        <w:t xml:space="preserve"> dan </w:t>
      </w:r>
      <w:proofErr w:type="spellStart"/>
      <w:r w:rsidRPr="00814AD1">
        <w:t>semua</w:t>
      </w:r>
      <w:proofErr w:type="spellEnd"/>
      <w:r w:rsidRPr="00814AD1">
        <w:t xml:space="preserve"> </w:t>
      </w:r>
      <w:proofErr w:type="spellStart"/>
      <w:r w:rsidRPr="00814AD1">
        <w:t>berkas</w:t>
      </w:r>
      <w:proofErr w:type="spellEnd"/>
      <w:r w:rsidRPr="00814AD1">
        <w:t xml:space="preserve"> </w:t>
      </w:r>
      <w:proofErr w:type="spellStart"/>
      <w:r w:rsidRPr="00814AD1">
        <w:t>disiapkan</w:t>
      </w:r>
      <w:proofErr w:type="spellEnd"/>
      <w:r w:rsidRPr="00814AD1">
        <w:t xml:space="preserve"> </w:t>
      </w:r>
      <w:proofErr w:type="spellStart"/>
      <w:r w:rsidRPr="00814AD1">
        <w:t>sebelum</w:t>
      </w:r>
      <w:proofErr w:type="spellEnd"/>
      <w:r w:rsidRPr="00814AD1">
        <w:t xml:space="preserve"> masa </w:t>
      </w:r>
      <w:proofErr w:type="spellStart"/>
      <w:r w:rsidRPr="00814AD1">
        <w:t>berlakunya</w:t>
      </w:r>
      <w:proofErr w:type="spellEnd"/>
      <w:r w:rsidRPr="00814AD1">
        <w:t xml:space="preserve"> </w:t>
      </w:r>
      <w:proofErr w:type="spellStart"/>
      <w:r w:rsidRPr="00814AD1">
        <w:t>habis</w:t>
      </w:r>
      <w:proofErr w:type="spellEnd"/>
      <w:r w:rsidRPr="00814AD1">
        <w:t xml:space="preserve"> </w:t>
      </w:r>
      <w:proofErr w:type="spellStart"/>
      <w:r w:rsidRPr="00814AD1">
        <w:t>sehingga</w:t>
      </w:r>
      <w:proofErr w:type="spellEnd"/>
      <w:r w:rsidRPr="00814AD1">
        <w:t xml:space="preserve"> </w:t>
      </w:r>
      <w:proofErr w:type="spellStart"/>
      <w:r w:rsidRPr="00814AD1">
        <w:t>siap</w:t>
      </w:r>
      <w:proofErr w:type="spellEnd"/>
      <w:r w:rsidRPr="00814AD1">
        <w:t xml:space="preserve"> </w:t>
      </w:r>
      <w:proofErr w:type="spellStart"/>
      <w:r w:rsidRPr="00814AD1">
        <w:t>diajukan</w:t>
      </w:r>
      <w:proofErr w:type="spellEnd"/>
      <w:r w:rsidRPr="00814AD1">
        <w:t>.</w:t>
      </w:r>
    </w:p>
    <w:p w14:paraId="425BE1C9" w14:textId="77777777" w:rsidR="00BC02D3" w:rsidRPr="009C49E4" w:rsidRDefault="00BC02D3" w:rsidP="000B5F93">
      <w:pPr>
        <w:pStyle w:val="BodyText"/>
        <w:spacing w:after="120" w:line="276" w:lineRule="auto"/>
        <w:ind w:left="720"/>
        <w:jc w:val="both"/>
      </w:pPr>
      <w:r w:rsidRPr="009C49E4">
        <w:t xml:space="preserve">SIS </w:t>
      </w:r>
      <w:proofErr w:type="spellStart"/>
      <w:r w:rsidRPr="009C49E4">
        <w:t>melaporkan</w:t>
      </w:r>
      <w:proofErr w:type="spellEnd"/>
      <w:r w:rsidRPr="009C49E4">
        <w:t xml:space="preserve"> </w:t>
      </w:r>
      <w:proofErr w:type="spellStart"/>
      <w:r w:rsidRPr="009C49E4">
        <w:t>penerapa</w:t>
      </w:r>
      <w:r w:rsidR="00FC549C">
        <w:t>n</w:t>
      </w:r>
      <w:proofErr w:type="spellEnd"/>
      <w:r w:rsidR="00FC549C">
        <w:t xml:space="preserve"> KO </w:t>
      </w:r>
      <w:proofErr w:type="spellStart"/>
      <w:r w:rsidR="00FC549C">
        <w:t>kepada</w:t>
      </w:r>
      <w:proofErr w:type="spellEnd"/>
      <w:r w:rsidR="00FC549C">
        <w:t xml:space="preserve"> PTMC </w:t>
      </w:r>
      <w:proofErr w:type="spellStart"/>
      <w:r w:rsidR="00FC549C">
        <w:t>secara</w:t>
      </w:r>
      <w:proofErr w:type="spellEnd"/>
      <w:r w:rsidR="00FC549C">
        <w:t xml:space="preserve"> </w:t>
      </w:r>
      <w:proofErr w:type="spellStart"/>
      <w:r w:rsidR="00FC549C">
        <w:t>periodik</w:t>
      </w:r>
      <w:proofErr w:type="spellEnd"/>
      <w:r w:rsidRPr="009C49E4">
        <w:t xml:space="preserve"> </w:t>
      </w:r>
      <w:proofErr w:type="spellStart"/>
      <w:r w:rsidRPr="009C49E4">
        <w:t>setiap</w:t>
      </w:r>
      <w:proofErr w:type="spellEnd"/>
      <w:r w:rsidRPr="009C49E4">
        <w:t xml:space="preserve"> </w:t>
      </w:r>
      <w:proofErr w:type="spellStart"/>
      <w:r w:rsidRPr="009C49E4">
        <w:t>bulan</w:t>
      </w:r>
      <w:proofErr w:type="spellEnd"/>
      <w:r w:rsidRPr="009C49E4">
        <w:t>.</w:t>
      </w:r>
    </w:p>
    <w:p w14:paraId="59F1B7A8" w14:textId="77777777" w:rsidR="002D7BC0" w:rsidRDefault="00EF6DEF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Pelaksanaan</w:t>
      </w:r>
      <w:proofErr w:type="spellEnd"/>
      <w:r w:rsidRPr="00814AD1">
        <w:t xml:space="preserve"> </w:t>
      </w:r>
      <w:proofErr w:type="spellStart"/>
      <w:r w:rsidRPr="00814AD1">
        <w:t>kegiatan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 </w:t>
      </w:r>
      <w:proofErr w:type="spellStart"/>
      <w:r w:rsidR="00BC02D3">
        <w:t>operasi</w:t>
      </w:r>
      <w:proofErr w:type="spellEnd"/>
      <w:r w:rsidR="00BC02D3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 </w:t>
      </w:r>
      <w:proofErr w:type="spellStart"/>
      <w:r w:rsidRPr="00814AD1">
        <w:t>dievaluasi</w:t>
      </w:r>
      <w:proofErr w:type="spellEnd"/>
      <w:r w:rsidRPr="00814AD1">
        <w:t xml:space="preserve"> </w:t>
      </w:r>
      <w:proofErr w:type="spellStart"/>
      <w:r w:rsidRPr="00814AD1">
        <w:t>secara</w:t>
      </w:r>
      <w:proofErr w:type="spellEnd"/>
      <w:r w:rsidRPr="00814AD1">
        <w:t xml:space="preserve"> </w:t>
      </w:r>
      <w:proofErr w:type="spellStart"/>
      <w:r w:rsidRPr="00814AD1">
        <w:t>berkala</w:t>
      </w:r>
      <w:proofErr w:type="spellEnd"/>
      <w:r w:rsidRPr="00814AD1">
        <w:t xml:space="preserve"> </w:t>
      </w:r>
      <w:proofErr w:type="spellStart"/>
      <w:r w:rsidRPr="00814AD1">
        <w:t>untuk</w:t>
      </w:r>
      <w:proofErr w:type="spellEnd"/>
      <w:r w:rsidRPr="00814AD1">
        <w:t xml:space="preserve"> </w:t>
      </w:r>
      <w:proofErr w:type="spellStart"/>
      <w:r w:rsidRPr="00814AD1">
        <w:t>memastikan</w:t>
      </w:r>
      <w:proofErr w:type="spellEnd"/>
      <w:r w:rsidRPr="00814AD1">
        <w:t xml:space="preserve"> program </w:t>
      </w:r>
      <w:proofErr w:type="spellStart"/>
      <w:r w:rsidRPr="00814AD1">
        <w:t>pencegahan</w:t>
      </w:r>
      <w:proofErr w:type="spellEnd"/>
      <w:r w:rsidRPr="00814AD1">
        <w:t xml:space="preserve"> </w:t>
      </w:r>
      <w:proofErr w:type="spellStart"/>
      <w:r w:rsidRPr="00814AD1">
        <w:t>kecelakaan</w:t>
      </w:r>
      <w:proofErr w:type="spellEnd"/>
      <w:r w:rsidRPr="00814AD1">
        <w:t xml:space="preserve"> </w:t>
      </w:r>
      <w:proofErr w:type="spellStart"/>
      <w:r w:rsidRPr="00814AD1">
        <w:t>dapat</w:t>
      </w:r>
      <w:proofErr w:type="spellEnd"/>
      <w:r w:rsidRPr="00814AD1">
        <w:t xml:space="preserve"> </w:t>
      </w:r>
      <w:proofErr w:type="spellStart"/>
      <w:r w:rsidRPr="00814AD1">
        <w:t>berjalan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</w:t>
      </w:r>
      <w:proofErr w:type="spellStart"/>
      <w:r w:rsidRPr="00814AD1">
        <w:t>efektif</w:t>
      </w:r>
      <w:proofErr w:type="spellEnd"/>
      <w:r w:rsidRPr="00814AD1">
        <w:t xml:space="preserve"> </w:t>
      </w:r>
      <w:proofErr w:type="spellStart"/>
      <w:r w:rsidRPr="00814AD1">
        <w:t>serta</w:t>
      </w:r>
      <w:proofErr w:type="spellEnd"/>
      <w:r w:rsidRPr="00814AD1">
        <w:t xml:space="preserve"> </w:t>
      </w:r>
      <w:proofErr w:type="spellStart"/>
      <w:r w:rsidRPr="00814AD1">
        <w:t>operasi</w:t>
      </w:r>
      <w:proofErr w:type="spellEnd"/>
      <w:r w:rsidRPr="00814AD1">
        <w:t xml:space="preserve"> </w:t>
      </w:r>
      <w:proofErr w:type="spellStart"/>
      <w:r w:rsidRPr="00814AD1">
        <w:t>perambangan</w:t>
      </w:r>
      <w:proofErr w:type="spellEnd"/>
      <w:r w:rsidRPr="00814AD1">
        <w:t xml:space="preserve"> yang </w:t>
      </w:r>
      <w:proofErr w:type="spellStart"/>
      <w:r w:rsidRPr="00814AD1">
        <w:t>berjalan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</w:t>
      </w:r>
      <w:proofErr w:type="spellStart"/>
      <w:r w:rsidRPr="00814AD1">
        <w:t>aman</w:t>
      </w:r>
      <w:proofErr w:type="spellEnd"/>
      <w:r w:rsidRPr="00814AD1">
        <w:t xml:space="preserve">, </w:t>
      </w:r>
      <w:proofErr w:type="spellStart"/>
      <w:r w:rsidRPr="00814AD1">
        <w:t>produktif</w:t>
      </w:r>
      <w:proofErr w:type="spellEnd"/>
      <w:r w:rsidRPr="00814AD1">
        <w:t xml:space="preserve">, dan </w:t>
      </w:r>
      <w:proofErr w:type="spellStart"/>
      <w:r w:rsidRPr="00814AD1">
        <w:t>efisien</w:t>
      </w:r>
      <w:proofErr w:type="spellEnd"/>
      <w:r w:rsidRPr="00814AD1">
        <w:t xml:space="preserve">. Proses review </w:t>
      </w:r>
      <w:proofErr w:type="spellStart"/>
      <w:r w:rsidRPr="00814AD1">
        <w:t>dilakukan</w:t>
      </w:r>
      <w:proofErr w:type="spellEnd"/>
      <w:r w:rsidRPr="00814AD1">
        <w:t xml:space="preserve"> </w:t>
      </w:r>
      <w:proofErr w:type="spellStart"/>
      <w:r w:rsidRPr="00814AD1">
        <w:t>melalui</w:t>
      </w:r>
      <w:proofErr w:type="spellEnd"/>
      <w:r w:rsidRPr="00814AD1">
        <w:t xml:space="preserve"> </w:t>
      </w:r>
      <w:proofErr w:type="spellStart"/>
      <w:r w:rsidRPr="00814AD1">
        <w:t>kegiatan</w:t>
      </w:r>
      <w:proofErr w:type="spellEnd"/>
      <w:r w:rsidRPr="00814AD1">
        <w:t xml:space="preserve"> </w:t>
      </w:r>
      <w:proofErr w:type="spellStart"/>
      <w:r w:rsidRPr="00814AD1">
        <w:t>pert</w:t>
      </w:r>
      <w:r w:rsidR="0086498E">
        <w:t>e</w:t>
      </w:r>
      <w:r w:rsidRPr="00814AD1">
        <w:t>muan</w:t>
      </w:r>
      <w:proofErr w:type="spellEnd"/>
      <w:r w:rsidRPr="00814AD1">
        <w:t xml:space="preserve"> </w:t>
      </w:r>
      <w:proofErr w:type="spellStart"/>
      <w:r w:rsidRPr="00814AD1">
        <w:t>komite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="00515ED6">
        <w:t xml:space="preserve"> yang </w:t>
      </w:r>
      <w:proofErr w:type="spellStart"/>
      <w:r w:rsidR="00515ED6">
        <w:t>dilakukan</w:t>
      </w:r>
      <w:proofErr w:type="spellEnd"/>
      <w:r w:rsidR="00515ED6">
        <w:t xml:space="preserve"> </w:t>
      </w:r>
      <w:proofErr w:type="spellStart"/>
      <w:r w:rsidR="00515ED6">
        <w:t>secara</w:t>
      </w:r>
      <w:proofErr w:type="spellEnd"/>
      <w:r w:rsidR="00515ED6">
        <w:t xml:space="preserve"> </w:t>
      </w:r>
      <w:proofErr w:type="spellStart"/>
      <w:r w:rsidR="00515ED6">
        <w:t>berkala</w:t>
      </w:r>
      <w:proofErr w:type="spellEnd"/>
      <w:r w:rsidRPr="00814AD1">
        <w:t xml:space="preserve"> </w:t>
      </w:r>
      <w:proofErr w:type="spellStart"/>
      <w:r w:rsidRPr="00814AD1">
        <w:t>bulanan</w:t>
      </w:r>
      <w:proofErr w:type="spellEnd"/>
      <w:r w:rsidRPr="00814AD1">
        <w:t>.</w:t>
      </w:r>
    </w:p>
    <w:p w14:paraId="291F877E" w14:textId="77777777" w:rsidR="00515ED6" w:rsidRPr="009C49E4" w:rsidRDefault="00515ED6" w:rsidP="000B5F93">
      <w:pPr>
        <w:pStyle w:val="Heading1"/>
        <w:numPr>
          <w:ilvl w:val="0"/>
          <w:numId w:val="1"/>
        </w:numPr>
        <w:tabs>
          <w:tab w:val="left" w:pos="720"/>
        </w:tabs>
        <w:spacing w:line="276" w:lineRule="auto"/>
        <w:ind w:left="734" w:hanging="547"/>
        <w:rPr>
          <w:w w:val="105"/>
          <w:sz w:val="22"/>
          <w:szCs w:val="20"/>
        </w:rPr>
      </w:pPr>
      <w:proofErr w:type="spellStart"/>
      <w:r w:rsidRPr="009C49E4">
        <w:rPr>
          <w:w w:val="105"/>
          <w:sz w:val="22"/>
          <w:szCs w:val="20"/>
        </w:rPr>
        <w:lastRenderedPageBreak/>
        <w:t>Pengelolaan</w:t>
      </w:r>
      <w:proofErr w:type="spellEnd"/>
      <w:r w:rsidRPr="009C49E4">
        <w:rPr>
          <w:w w:val="105"/>
          <w:sz w:val="22"/>
          <w:szCs w:val="20"/>
        </w:rPr>
        <w:t xml:space="preserve"> Sub-</w:t>
      </w:r>
      <w:proofErr w:type="spellStart"/>
      <w:r w:rsidRPr="009C49E4">
        <w:rPr>
          <w:w w:val="105"/>
          <w:sz w:val="22"/>
          <w:szCs w:val="20"/>
        </w:rPr>
        <w:t>Kontraktor</w:t>
      </w:r>
      <w:proofErr w:type="spellEnd"/>
    </w:p>
    <w:p w14:paraId="399DAFFC" w14:textId="77777777" w:rsidR="007647DB" w:rsidRPr="009C49E4" w:rsidRDefault="00515ED6" w:rsidP="000B5F93">
      <w:pPr>
        <w:pStyle w:val="BodyText"/>
        <w:spacing w:after="120" w:line="276" w:lineRule="auto"/>
        <w:ind w:left="720"/>
        <w:jc w:val="both"/>
      </w:pPr>
      <w:r w:rsidRPr="009C49E4">
        <w:t xml:space="preserve">SIS </w:t>
      </w:r>
      <w:proofErr w:type="spellStart"/>
      <w:r w:rsidRPr="009C49E4">
        <w:t>memastikan</w:t>
      </w:r>
      <w:proofErr w:type="spellEnd"/>
      <w:r w:rsidRPr="009C49E4">
        <w:t xml:space="preserve"> </w:t>
      </w:r>
      <w:proofErr w:type="spellStart"/>
      <w:r w:rsidRPr="009C49E4">
        <w:t>subkontraktor</w:t>
      </w:r>
      <w:proofErr w:type="spellEnd"/>
      <w:r w:rsidRPr="009C49E4">
        <w:t xml:space="preserve"> yang </w:t>
      </w:r>
      <w:proofErr w:type="spellStart"/>
      <w:r w:rsidRPr="009C49E4">
        <w:t>digu</w:t>
      </w:r>
      <w:r w:rsidR="007647DB" w:rsidRPr="009C49E4">
        <w:t>nakan</w:t>
      </w:r>
      <w:proofErr w:type="spellEnd"/>
      <w:r w:rsidR="007647DB" w:rsidRPr="009C49E4">
        <w:t xml:space="preserve"> </w:t>
      </w:r>
      <w:proofErr w:type="spellStart"/>
      <w:r w:rsidR="007647DB" w:rsidRPr="009C49E4">
        <w:t>sudah</w:t>
      </w:r>
      <w:proofErr w:type="spellEnd"/>
      <w:r w:rsidR="007647DB" w:rsidRPr="009C49E4">
        <w:t xml:space="preserve"> </w:t>
      </w:r>
      <w:proofErr w:type="spellStart"/>
      <w:r w:rsidR="00832DE1" w:rsidRPr="009C49E4">
        <w:t>dinilai</w:t>
      </w:r>
      <w:proofErr w:type="spellEnd"/>
      <w:r w:rsidR="00832DE1" w:rsidRPr="009C49E4">
        <w:t xml:space="preserve"> </w:t>
      </w:r>
      <w:proofErr w:type="spellStart"/>
      <w:r w:rsidR="007647DB" w:rsidRPr="009C49E4">
        <w:t>kelayakan</w:t>
      </w:r>
      <w:proofErr w:type="spellEnd"/>
      <w:r w:rsidR="007647DB" w:rsidRPr="009C49E4">
        <w:t xml:space="preserve"> dan </w:t>
      </w:r>
      <w:proofErr w:type="spellStart"/>
      <w:r w:rsidRPr="009C49E4">
        <w:t>kemampuannya</w:t>
      </w:r>
      <w:proofErr w:type="spellEnd"/>
      <w:r w:rsidRPr="009C49E4">
        <w:t xml:space="preserve"> </w:t>
      </w:r>
      <w:proofErr w:type="spellStart"/>
      <w:r w:rsidR="007647DB" w:rsidRPr="009C49E4">
        <w:t>dalam</w:t>
      </w:r>
      <w:proofErr w:type="spellEnd"/>
      <w:r w:rsidR="007647DB" w:rsidRPr="009C49E4">
        <w:t xml:space="preserve"> </w:t>
      </w:r>
      <w:proofErr w:type="spellStart"/>
      <w:r w:rsidRPr="009C49E4">
        <w:t>melakukan</w:t>
      </w:r>
      <w:proofErr w:type="spellEnd"/>
      <w:r w:rsidRPr="009C49E4">
        <w:t xml:space="preserve"> </w:t>
      </w:r>
      <w:proofErr w:type="spellStart"/>
      <w:r w:rsidRPr="009C49E4">
        <w:t>pekerjaan</w:t>
      </w:r>
      <w:proofErr w:type="spellEnd"/>
      <w:r w:rsidRPr="009C49E4">
        <w:t xml:space="preserve"> </w:t>
      </w:r>
      <w:proofErr w:type="spellStart"/>
      <w:r w:rsidRPr="009C49E4">
        <w:t>secara</w:t>
      </w:r>
      <w:proofErr w:type="spellEnd"/>
      <w:r w:rsidRPr="009C49E4">
        <w:t xml:space="preserve"> </w:t>
      </w:r>
      <w:proofErr w:type="spellStart"/>
      <w:r w:rsidRPr="009C49E4">
        <w:t>aman</w:t>
      </w:r>
      <w:proofErr w:type="spellEnd"/>
      <w:r w:rsidR="007647DB" w:rsidRPr="009C49E4">
        <w:t xml:space="preserve"> </w:t>
      </w:r>
      <w:proofErr w:type="spellStart"/>
      <w:r w:rsidR="007647DB" w:rsidRPr="009C49E4">
        <w:t>sesuai</w:t>
      </w:r>
      <w:proofErr w:type="spellEnd"/>
      <w:r w:rsidR="007647DB" w:rsidRPr="009C49E4">
        <w:t xml:space="preserve"> </w:t>
      </w:r>
      <w:proofErr w:type="spellStart"/>
      <w:r w:rsidR="007647DB" w:rsidRPr="009C49E4">
        <w:t>dengan</w:t>
      </w:r>
      <w:proofErr w:type="spellEnd"/>
      <w:r w:rsidR="007647DB" w:rsidRPr="009C49E4">
        <w:t xml:space="preserve"> </w:t>
      </w:r>
      <w:proofErr w:type="spellStart"/>
      <w:r w:rsidR="007647DB" w:rsidRPr="009C49E4">
        <w:t>standar</w:t>
      </w:r>
      <w:proofErr w:type="spellEnd"/>
      <w:r w:rsidR="007647DB" w:rsidRPr="009C49E4">
        <w:t xml:space="preserve"> yang </w:t>
      </w:r>
      <w:proofErr w:type="spellStart"/>
      <w:r w:rsidR="007647DB" w:rsidRPr="009C49E4">
        <w:t>digunakan</w:t>
      </w:r>
      <w:proofErr w:type="spellEnd"/>
      <w:r w:rsidR="007647DB" w:rsidRPr="009C49E4">
        <w:t xml:space="preserve"> oleh SIS</w:t>
      </w:r>
      <w:r w:rsidRPr="009C49E4">
        <w:t xml:space="preserve">. </w:t>
      </w:r>
      <w:proofErr w:type="spellStart"/>
      <w:r w:rsidRPr="009C49E4">
        <w:t>Persyaratan</w:t>
      </w:r>
      <w:proofErr w:type="spellEnd"/>
      <w:r w:rsidRPr="009C49E4">
        <w:t xml:space="preserve"> </w:t>
      </w:r>
      <w:proofErr w:type="spellStart"/>
      <w:r w:rsidRPr="009C49E4">
        <w:t>keselamatan</w:t>
      </w:r>
      <w:proofErr w:type="spellEnd"/>
      <w:r w:rsidRPr="009C49E4">
        <w:t xml:space="preserve"> </w:t>
      </w:r>
      <w:proofErr w:type="spellStart"/>
      <w:r w:rsidR="007647DB" w:rsidRPr="009C49E4">
        <w:t>pekerja</w:t>
      </w:r>
      <w:proofErr w:type="spellEnd"/>
      <w:r w:rsidR="007647DB" w:rsidRPr="009C49E4">
        <w:t xml:space="preserve"> </w:t>
      </w:r>
      <w:proofErr w:type="spellStart"/>
      <w:r w:rsidR="007647DB" w:rsidRPr="009C49E4">
        <w:t>subkonstraktor</w:t>
      </w:r>
      <w:proofErr w:type="spellEnd"/>
      <w:r w:rsidR="007647DB" w:rsidRPr="009C49E4">
        <w:t xml:space="preserve"> </w:t>
      </w:r>
      <w:r w:rsidRPr="009C49E4">
        <w:t xml:space="preserve">SIS </w:t>
      </w:r>
      <w:proofErr w:type="spellStart"/>
      <w:r w:rsidRPr="009C49E4">
        <w:t>harus</w:t>
      </w:r>
      <w:proofErr w:type="spellEnd"/>
      <w:r w:rsidRPr="009C49E4">
        <w:t xml:space="preserve"> </w:t>
      </w:r>
      <w:proofErr w:type="spellStart"/>
      <w:r w:rsidR="007647DB" w:rsidRPr="009C49E4">
        <w:t>memenuhi</w:t>
      </w:r>
      <w:proofErr w:type="spellEnd"/>
      <w:r w:rsidR="007647DB" w:rsidRPr="009C49E4">
        <w:t xml:space="preserve"> </w:t>
      </w:r>
      <w:proofErr w:type="spellStart"/>
      <w:r w:rsidRPr="009C49E4">
        <w:t>persyaratan</w:t>
      </w:r>
      <w:proofErr w:type="spellEnd"/>
      <w:r w:rsidR="007647DB" w:rsidRPr="009C49E4">
        <w:t xml:space="preserve"> yang </w:t>
      </w:r>
      <w:proofErr w:type="spellStart"/>
      <w:r w:rsidR="007647DB" w:rsidRPr="009C49E4">
        <w:t>diberlakukan</w:t>
      </w:r>
      <w:proofErr w:type="spellEnd"/>
      <w:r w:rsidR="007647DB" w:rsidRPr="009C49E4">
        <w:t xml:space="preserve"> </w:t>
      </w:r>
      <w:proofErr w:type="spellStart"/>
      <w:r w:rsidR="007647DB" w:rsidRPr="009C49E4">
        <w:t>kepada</w:t>
      </w:r>
      <w:proofErr w:type="spellEnd"/>
      <w:r w:rsidR="007647DB" w:rsidRPr="009C49E4">
        <w:t xml:space="preserve"> </w:t>
      </w:r>
      <w:proofErr w:type="spellStart"/>
      <w:r w:rsidR="007647DB" w:rsidRPr="009C49E4">
        <w:t>pekerja</w:t>
      </w:r>
      <w:proofErr w:type="spellEnd"/>
      <w:r w:rsidR="007647DB" w:rsidRPr="009C49E4">
        <w:t xml:space="preserve"> SIS</w:t>
      </w:r>
      <w:r w:rsidRPr="009C49E4">
        <w:t xml:space="preserve">. </w:t>
      </w:r>
    </w:p>
    <w:p w14:paraId="71752DC3" w14:textId="77777777" w:rsidR="00515ED6" w:rsidRPr="009C49E4" w:rsidRDefault="00515ED6" w:rsidP="000B5F93">
      <w:pPr>
        <w:pStyle w:val="BodyText"/>
        <w:spacing w:after="120" w:line="276" w:lineRule="auto"/>
        <w:ind w:left="720"/>
        <w:jc w:val="both"/>
      </w:pPr>
      <w:r w:rsidRPr="009C49E4">
        <w:t xml:space="preserve">SIS </w:t>
      </w:r>
      <w:proofErr w:type="spellStart"/>
      <w:r w:rsidRPr="009C49E4">
        <w:t>memastikan</w:t>
      </w:r>
      <w:proofErr w:type="spellEnd"/>
      <w:r w:rsidRPr="009C49E4">
        <w:t xml:space="preserve"> </w:t>
      </w:r>
      <w:r w:rsidR="007647DB" w:rsidRPr="009C49E4">
        <w:t xml:space="preserve">proses </w:t>
      </w:r>
      <w:proofErr w:type="spellStart"/>
      <w:r w:rsidRPr="009C49E4">
        <w:t>pengelolaan</w:t>
      </w:r>
      <w:proofErr w:type="spellEnd"/>
      <w:r w:rsidRPr="009C49E4">
        <w:t xml:space="preserve"> K3 </w:t>
      </w:r>
      <w:proofErr w:type="spellStart"/>
      <w:r w:rsidR="007647DB" w:rsidRPr="009C49E4">
        <w:t>subkont</w:t>
      </w:r>
      <w:r w:rsidR="007E7C2A">
        <w:t>r</w:t>
      </w:r>
      <w:r w:rsidR="007647DB" w:rsidRPr="009C49E4">
        <w:t>aktor</w:t>
      </w:r>
      <w:proofErr w:type="spellEnd"/>
      <w:r w:rsidR="007647DB" w:rsidRPr="009C49E4">
        <w:t xml:space="preserve"> </w:t>
      </w:r>
      <w:proofErr w:type="spellStart"/>
      <w:r w:rsidR="007647DB" w:rsidRPr="009C49E4">
        <w:t>memenuhi</w:t>
      </w:r>
      <w:proofErr w:type="spellEnd"/>
      <w:r w:rsidR="007647DB" w:rsidRPr="009C49E4">
        <w:t xml:space="preserve"> </w:t>
      </w:r>
      <w:proofErr w:type="spellStart"/>
      <w:r w:rsidR="007647DB" w:rsidRPr="009C49E4">
        <w:t>persyaratan</w:t>
      </w:r>
      <w:proofErr w:type="spellEnd"/>
      <w:r w:rsidR="007647DB" w:rsidRPr="009C49E4">
        <w:t xml:space="preserve"> yang </w:t>
      </w:r>
      <w:proofErr w:type="spellStart"/>
      <w:r w:rsidR="007647DB" w:rsidRPr="009C49E4">
        <w:t>ditetapkan</w:t>
      </w:r>
      <w:proofErr w:type="spellEnd"/>
      <w:r w:rsidR="007647DB" w:rsidRPr="009C49E4">
        <w:t xml:space="preserve"> di</w:t>
      </w:r>
      <w:r w:rsidR="007E7C2A">
        <w:t xml:space="preserve"> </w:t>
      </w:r>
      <w:proofErr w:type="spellStart"/>
      <w:r w:rsidR="007647DB" w:rsidRPr="009C49E4">
        <w:t>dalam</w:t>
      </w:r>
      <w:proofErr w:type="spellEnd"/>
      <w:r w:rsidR="007647DB" w:rsidRPr="009C49E4">
        <w:t xml:space="preserve"> </w:t>
      </w:r>
      <w:proofErr w:type="spellStart"/>
      <w:r w:rsidR="007647DB" w:rsidRPr="009C49E4">
        <w:t>prosedur</w:t>
      </w:r>
      <w:proofErr w:type="spellEnd"/>
      <w:r w:rsidR="007647DB" w:rsidRPr="009C49E4">
        <w:t xml:space="preserve"> </w:t>
      </w:r>
      <w:proofErr w:type="spellStart"/>
      <w:r w:rsidR="007647DB" w:rsidRPr="009C49E4">
        <w:t>pengelolaan</w:t>
      </w:r>
      <w:proofErr w:type="spellEnd"/>
      <w:r w:rsidR="007647DB" w:rsidRPr="009C49E4">
        <w:t xml:space="preserve"> </w:t>
      </w:r>
      <w:proofErr w:type="spellStart"/>
      <w:r w:rsidR="007647DB" w:rsidRPr="009C49E4">
        <w:t>keselamatan</w:t>
      </w:r>
      <w:proofErr w:type="spellEnd"/>
      <w:r w:rsidR="007647DB" w:rsidRPr="009C49E4">
        <w:t xml:space="preserve"> </w:t>
      </w:r>
      <w:proofErr w:type="spellStart"/>
      <w:r w:rsidR="007647DB" w:rsidRPr="009C49E4">
        <w:t>pertambangan</w:t>
      </w:r>
      <w:proofErr w:type="spellEnd"/>
      <w:r w:rsidR="007647DB" w:rsidRPr="009C49E4">
        <w:t xml:space="preserve"> </w:t>
      </w:r>
      <w:proofErr w:type="spellStart"/>
      <w:r w:rsidR="007647DB" w:rsidRPr="009C49E4">
        <w:t>subkontr</w:t>
      </w:r>
      <w:r w:rsidR="007E7C2A">
        <w:t>a</w:t>
      </w:r>
      <w:r w:rsidR="007647DB" w:rsidRPr="009C49E4">
        <w:t>ktor</w:t>
      </w:r>
      <w:proofErr w:type="spellEnd"/>
      <w:r w:rsidR="007647DB" w:rsidRPr="009C49E4">
        <w:t xml:space="preserve"> </w:t>
      </w:r>
      <w:r w:rsidRPr="009C49E4">
        <w:t xml:space="preserve">yang </w:t>
      </w:r>
      <w:proofErr w:type="spellStart"/>
      <w:r w:rsidRPr="009C49E4">
        <w:t>setidaknya</w:t>
      </w:r>
      <w:proofErr w:type="spellEnd"/>
      <w:r w:rsidRPr="009C49E4">
        <w:t xml:space="preserve"> </w:t>
      </w:r>
      <w:proofErr w:type="spellStart"/>
      <w:r w:rsidRPr="009C49E4">
        <w:t>meliputi</w:t>
      </w:r>
      <w:proofErr w:type="spellEnd"/>
      <w:r w:rsidRPr="009C49E4">
        <w:t xml:space="preserve">: </w:t>
      </w:r>
    </w:p>
    <w:p w14:paraId="37697C2A" w14:textId="77777777" w:rsidR="00515ED6" w:rsidRPr="009C49E4" w:rsidRDefault="00515ED6" w:rsidP="007E7C2A">
      <w:pPr>
        <w:pStyle w:val="BodyText"/>
        <w:tabs>
          <w:tab w:val="left" w:pos="6432"/>
        </w:tabs>
        <w:spacing w:after="120" w:line="276" w:lineRule="auto"/>
        <w:ind w:left="720"/>
        <w:jc w:val="both"/>
      </w:pPr>
      <w:r w:rsidRPr="009C49E4">
        <w:t xml:space="preserve">a. </w:t>
      </w:r>
      <w:proofErr w:type="spellStart"/>
      <w:r w:rsidRPr="009C49E4">
        <w:t>Persyaratan</w:t>
      </w:r>
      <w:proofErr w:type="spellEnd"/>
      <w:r w:rsidRPr="009C49E4">
        <w:t xml:space="preserve"> </w:t>
      </w:r>
      <w:proofErr w:type="spellStart"/>
      <w:r w:rsidRPr="009C49E4">
        <w:t>umum</w:t>
      </w:r>
      <w:proofErr w:type="spellEnd"/>
      <w:r w:rsidRPr="009C49E4">
        <w:t xml:space="preserve"> K3 </w:t>
      </w:r>
      <w:proofErr w:type="spellStart"/>
      <w:r w:rsidRPr="009C49E4">
        <w:t>da</w:t>
      </w:r>
      <w:r w:rsidR="00513F69">
        <w:t>lam</w:t>
      </w:r>
      <w:proofErr w:type="spellEnd"/>
      <w:r w:rsidR="00513F69">
        <w:t xml:space="preserve"> proses </w:t>
      </w:r>
      <w:proofErr w:type="spellStart"/>
      <w:r w:rsidR="00513F69">
        <w:t>seleksi</w:t>
      </w:r>
      <w:proofErr w:type="spellEnd"/>
      <w:r w:rsidR="00513F69">
        <w:t xml:space="preserve"> </w:t>
      </w:r>
      <w:proofErr w:type="spellStart"/>
      <w:r w:rsidR="00513F69">
        <w:t>mitra</w:t>
      </w:r>
      <w:proofErr w:type="spellEnd"/>
      <w:r w:rsidR="00513F69">
        <w:t xml:space="preserve"> </w:t>
      </w:r>
      <w:proofErr w:type="spellStart"/>
      <w:r w:rsidR="00513F69">
        <w:t>kerja</w:t>
      </w:r>
      <w:proofErr w:type="spellEnd"/>
      <w:r w:rsidR="007E7C2A">
        <w:tab/>
        <w:t>.</w:t>
      </w:r>
    </w:p>
    <w:p w14:paraId="64CD2781" w14:textId="77777777" w:rsidR="00515ED6" w:rsidRPr="009C49E4" w:rsidRDefault="00515ED6" w:rsidP="000B5F93">
      <w:pPr>
        <w:pStyle w:val="BodyText"/>
        <w:spacing w:after="120" w:line="276" w:lineRule="auto"/>
        <w:ind w:left="720"/>
        <w:jc w:val="both"/>
      </w:pPr>
      <w:r w:rsidRPr="009C49E4">
        <w:t xml:space="preserve">b. </w:t>
      </w:r>
      <w:proofErr w:type="spellStart"/>
      <w:r w:rsidRPr="009C49E4">
        <w:t>Persyaratan</w:t>
      </w:r>
      <w:proofErr w:type="spellEnd"/>
      <w:r w:rsidRPr="009C49E4">
        <w:t xml:space="preserve"> K3 yang </w:t>
      </w:r>
      <w:proofErr w:type="spellStart"/>
      <w:r w:rsidRPr="009C49E4">
        <w:t>lebih</w:t>
      </w:r>
      <w:proofErr w:type="spellEnd"/>
      <w:r w:rsidRPr="009C49E4">
        <w:t xml:space="preserve"> </w:t>
      </w:r>
      <w:proofErr w:type="spellStart"/>
      <w:r w:rsidRPr="009C49E4">
        <w:t>rinci</w:t>
      </w:r>
      <w:proofErr w:type="spellEnd"/>
      <w:r w:rsidRPr="009C49E4">
        <w:t xml:space="preserve"> </w:t>
      </w:r>
      <w:proofErr w:type="spellStart"/>
      <w:r w:rsidRPr="009C49E4">
        <w:t>dalam</w:t>
      </w:r>
      <w:proofErr w:type="spellEnd"/>
      <w:r w:rsidRPr="009C49E4">
        <w:t xml:space="preserve"> </w:t>
      </w:r>
      <w:proofErr w:type="spellStart"/>
      <w:r w:rsidRPr="009C49E4">
        <w:t>dokume</w:t>
      </w:r>
      <w:r w:rsidR="00513F69">
        <w:t>n</w:t>
      </w:r>
      <w:proofErr w:type="spellEnd"/>
      <w:r w:rsidR="00513F69">
        <w:t xml:space="preserve"> </w:t>
      </w:r>
      <w:proofErr w:type="spellStart"/>
      <w:r w:rsidR="00513F69">
        <w:t>kontrak</w:t>
      </w:r>
      <w:proofErr w:type="spellEnd"/>
      <w:r w:rsidR="00513F69">
        <w:t xml:space="preserve">, </w:t>
      </w:r>
      <w:proofErr w:type="spellStart"/>
      <w:r w:rsidR="00513F69">
        <w:t>atau</w:t>
      </w:r>
      <w:proofErr w:type="spellEnd"/>
      <w:r w:rsidR="00513F69">
        <w:t xml:space="preserve"> </w:t>
      </w:r>
      <w:proofErr w:type="spellStart"/>
      <w:r w:rsidR="00513F69">
        <w:t>dokumen</w:t>
      </w:r>
      <w:proofErr w:type="spellEnd"/>
      <w:r w:rsidR="00513F69">
        <w:t xml:space="preserve"> </w:t>
      </w:r>
      <w:proofErr w:type="spellStart"/>
      <w:r w:rsidR="00513F69">
        <w:t>sejenis</w:t>
      </w:r>
      <w:proofErr w:type="spellEnd"/>
      <w:r w:rsidR="007E7C2A">
        <w:t>.</w:t>
      </w:r>
    </w:p>
    <w:p w14:paraId="2D716E4F" w14:textId="77777777" w:rsidR="00515ED6" w:rsidRPr="009C49E4" w:rsidRDefault="00515ED6" w:rsidP="000B5F93">
      <w:pPr>
        <w:pStyle w:val="BodyText"/>
        <w:spacing w:after="120" w:line="276" w:lineRule="auto"/>
        <w:ind w:left="720"/>
        <w:jc w:val="both"/>
      </w:pPr>
      <w:r w:rsidRPr="009C49E4">
        <w:t xml:space="preserve">c. </w:t>
      </w:r>
      <w:proofErr w:type="spellStart"/>
      <w:r w:rsidRPr="009C49E4">
        <w:t>Pengawasan</w:t>
      </w:r>
      <w:proofErr w:type="spellEnd"/>
      <w:r w:rsidRPr="009C49E4">
        <w:t xml:space="preserve"> </w:t>
      </w:r>
      <w:proofErr w:type="spellStart"/>
      <w:r w:rsidRPr="009C49E4">
        <w:t>kinerja</w:t>
      </w:r>
      <w:proofErr w:type="spellEnd"/>
      <w:r w:rsidRPr="009C49E4">
        <w:t xml:space="preserve"> </w:t>
      </w:r>
      <w:proofErr w:type="spellStart"/>
      <w:r w:rsidRPr="009C49E4">
        <w:t>mitra</w:t>
      </w:r>
      <w:proofErr w:type="spellEnd"/>
      <w:r w:rsidRPr="009C49E4">
        <w:t xml:space="preserve"> </w:t>
      </w:r>
      <w:proofErr w:type="spellStart"/>
      <w:r w:rsidRPr="009C49E4">
        <w:t>kerj</w:t>
      </w:r>
      <w:r w:rsidR="00513F69">
        <w:t>a</w:t>
      </w:r>
      <w:proofErr w:type="spellEnd"/>
      <w:r w:rsidR="00513F69">
        <w:t xml:space="preserve"> </w:t>
      </w:r>
      <w:proofErr w:type="spellStart"/>
      <w:r w:rsidR="00513F69">
        <w:t>sesuai</w:t>
      </w:r>
      <w:proofErr w:type="spellEnd"/>
      <w:r w:rsidR="00513F69">
        <w:t xml:space="preserve"> </w:t>
      </w:r>
      <w:proofErr w:type="spellStart"/>
      <w:r w:rsidR="00513F69">
        <w:t>dengan</w:t>
      </w:r>
      <w:proofErr w:type="spellEnd"/>
      <w:r w:rsidR="00513F69">
        <w:t xml:space="preserve"> </w:t>
      </w:r>
      <w:proofErr w:type="spellStart"/>
      <w:r w:rsidR="00513F69">
        <w:t>persyaratan</w:t>
      </w:r>
      <w:proofErr w:type="spellEnd"/>
      <w:r w:rsidR="00513F69">
        <w:t xml:space="preserve"> K3</w:t>
      </w:r>
      <w:r w:rsidR="007E7C2A">
        <w:t>.</w:t>
      </w:r>
    </w:p>
    <w:p w14:paraId="73A19C7F" w14:textId="77777777" w:rsidR="00515ED6" w:rsidRDefault="00515ED6" w:rsidP="000B5F93">
      <w:pPr>
        <w:pStyle w:val="BodyText"/>
        <w:spacing w:after="120" w:line="276" w:lineRule="auto"/>
        <w:ind w:left="720"/>
        <w:jc w:val="both"/>
      </w:pPr>
      <w:r w:rsidRPr="009C49E4">
        <w:t xml:space="preserve">d. </w:t>
      </w:r>
      <w:proofErr w:type="spellStart"/>
      <w:r w:rsidRPr="009C49E4">
        <w:t>Evaluasi</w:t>
      </w:r>
      <w:proofErr w:type="spellEnd"/>
      <w:r w:rsidRPr="009C49E4">
        <w:t xml:space="preserve"> </w:t>
      </w:r>
      <w:proofErr w:type="spellStart"/>
      <w:r w:rsidRPr="009C49E4">
        <w:t>kinerja</w:t>
      </w:r>
      <w:proofErr w:type="spellEnd"/>
      <w:r w:rsidRPr="009C49E4">
        <w:t xml:space="preserve"> K3 </w:t>
      </w:r>
      <w:proofErr w:type="spellStart"/>
      <w:r w:rsidRPr="009C49E4">
        <w:t>mitra</w:t>
      </w:r>
      <w:proofErr w:type="spellEnd"/>
      <w:r w:rsidRPr="009C49E4">
        <w:t xml:space="preserve"> </w:t>
      </w:r>
      <w:proofErr w:type="spellStart"/>
      <w:r w:rsidRPr="009C49E4">
        <w:t>kerja</w:t>
      </w:r>
      <w:proofErr w:type="spellEnd"/>
      <w:r w:rsidRPr="009C49E4">
        <w:t xml:space="preserve"> </w:t>
      </w:r>
      <w:proofErr w:type="spellStart"/>
      <w:r w:rsidRPr="009C49E4">
        <w:t>dilakukan</w:t>
      </w:r>
      <w:proofErr w:type="spellEnd"/>
      <w:r w:rsidRPr="009C49E4">
        <w:t xml:space="preserve"> </w:t>
      </w:r>
      <w:proofErr w:type="spellStart"/>
      <w:r w:rsidRPr="009C49E4">
        <w:t>secara</w:t>
      </w:r>
      <w:proofErr w:type="spellEnd"/>
      <w:r w:rsidRPr="009C49E4">
        <w:t xml:space="preserve"> </w:t>
      </w:r>
      <w:proofErr w:type="spellStart"/>
      <w:r w:rsidR="00513F69">
        <w:t>berkala</w:t>
      </w:r>
      <w:proofErr w:type="spellEnd"/>
      <w:r w:rsidR="00513F69">
        <w:t xml:space="preserve"> dan pada </w:t>
      </w:r>
      <w:proofErr w:type="spellStart"/>
      <w:r w:rsidR="00513F69">
        <w:t>akhir</w:t>
      </w:r>
      <w:proofErr w:type="spellEnd"/>
      <w:r w:rsidR="00513F69">
        <w:t xml:space="preserve"> </w:t>
      </w:r>
      <w:proofErr w:type="spellStart"/>
      <w:r w:rsidR="00513F69">
        <w:t>kontrak</w:t>
      </w:r>
      <w:proofErr w:type="spellEnd"/>
      <w:r w:rsidR="007E7C2A">
        <w:t xml:space="preserve">.                </w:t>
      </w:r>
    </w:p>
    <w:p w14:paraId="19FD9F23" w14:textId="77777777" w:rsidR="00513F69" w:rsidRPr="00814AD1" w:rsidRDefault="00513F69" w:rsidP="000B5F93">
      <w:pPr>
        <w:pStyle w:val="BodyText"/>
        <w:spacing w:after="120" w:line="276" w:lineRule="auto"/>
        <w:ind w:left="720"/>
        <w:jc w:val="both"/>
      </w:pPr>
    </w:p>
    <w:p w14:paraId="31CEC3E1" w14:textId="77777777" w:rsidR="00132E0D" w:rsidRPr="009C49E4" w:rsidRDefault="00C64887" w:rsidP="000B5F93">
      <w:pPr>
        <w:pStyle w:val="Heading1"/>
        <w:numPr>
          <w:ilvl w:val="0"/>
          <w:numId w:val="1"/>
        </w:numPr>
        <w:tabs>
          <w:tab w:val="left" w:pos="720"/>
        </w:tabs>
        <w:spacing w:line="276" w:lineRule="auto"/>
        <w:ind w:left="734" w:hanging="547"/>
        <w:rPr>
          <w:w w:val="105"/>
          <w:sz w:val="22"/>
          <w:szCs w:val="20"/>
        </w:rPr>
      </w:pPr>
      <w:proofErr w:type="spellStart"/>
      <w:r>
        <w:rPr>
          <w:w w:val="105"/>
          <w:sz w:val="22"/>
          <w:szCs w:val="20"/>
        </w:rPr>
        <w:t>Pengelolaan</w:t>
      </w:r>
      <w:proofErr w:type="spellEnd"/>
      <w:r>
        <w:rPr>
          <w:w w:val="105"/>
          <w:sz w:val="22"/>
          <w:szCs w:val="20"/>
        </w:rPr>
        <w:t xml:space="preserve"> </w:t>
      </w:r>
      <w:proofErr w:type="spellStart"/>
      <w:r>
        <w:rPr>
          <w:w w:val="105"/>
          <w:sz w:val="22"/>
          <w:szCs w:val="20"/>
        </w:rPr>
        <w:t>Lingkungan</w:t>
      </w:r>
      <w:proofErr w:type="spellEnd"/>
    </w:p>
    <w:p w14:paraId="643D511F" w14:textId="77777777" w:rsidR="005D0436" w:rsidRPr="009C49E4" w:rsidRDefault="001221E1" w:rsidP="000B5F93">
      <w:pPr>
        <w:pStyle w:val="BodyText"/>
        <w:spacing w:after="120" w:line="276" w:lineRule="auto"/>
        <w:ind w:left="720"/>
        <w:jc w:val="both"/>
      </w:pPr>
      <w:proofErr w:type="spellStart"/>
      <w:r w:rsidRPr="009C49E4">
        <w:t>Pengelolaan</w:t>
      </w:r>
      <w:proofErr w:type="spellEnd"/>
      <w:r w:rsidRPr="009C49E4">
        <w:t xml:space="preserve"> </w:t>
      </w:r>
      <w:proofErr w:type="spellStart"/>
      <w:r w:rsidRPr="009C49E4">
        <w:t>lingkungan</w:t>
      </w:r>
      <w:proofErr w:type="spellEnd"/>
      <w:r w:rsidRPr="009C49E4">
        <w:t xml:space="preserve"> </w:t>
      </w:r>
      <w:proofErr w:type="spellStart"/>
      <w:r w:rsidRPr="009C49E4">
        <w:t>difokuskan</w:t>
      </w:r>
      <w:proofErr w:type="spellEnd"/>
      <w:r w:rsidRPr="009C49E4">
        <w:t xml:space="preserve"> </w:t>
      </w:r>
      <w:proofErr w:type="spellStart"/>
      <w:r w:rsidRPr="009C49E4">
        <w:t>kepada</w:t>
      </w:r>
      <w:proofErr w:type="spellEnd"/>
      <w:r w:rsidRPr="009C49E4">
        <w:t xml:space="preserve"> </w:t>
      </w:r>
      <w:proofErr w:type="spellStart"/>
      <w:r w:rsidRPr="009C49E4">
        <w:t>pengelolaan</w:t>
      </w:r>
      <w:proofErr w:type="spellEnd"/>
      <w:r w:rsidRPr="009C49E4">
        <w:t xml:space="preserve"> </w:t>
      </w:r>
      <w:proofErr w:type="spellStart"/>
      <w:r w:rsidRPr="009C49E4">
        <w:t>dampak</w:t>
      </w:r>
      <w:proofErr w:type="spellEnd"/>
      <w:r w:rsidRPr="009C49E4">
        <w:t xml:space="preserve"> </w:t>
      </w:r>
      <w:proofErr w:type="spellStart"/>
      <w:r w:rsidRPr="009C49E4">
        <w:t>lingkungan</w:t>
      </w:r>
      <w:proofErr w:type="spellEnd"/>
      <w:r w:rsidRPr="009C49E4">
        <w:t xml:space="preserve"> </w:t>
      </w:r>
      <w:r w:rsidR="005D0436" w:rsidRPr="009C49E4">
        <w:t xml:space="preserve">yang </w:t>
      </w:r>
      <w:proofErr w:type="spellStart"/>
      <w:r w:rsidR="005D0436" w:rsidRPr="009C49E4">
        <w:t>mungkin</w:t>
      </w:r>
      <w:proofErr w:type="spellEnd"/>
      <w:r w:rsidR="005D0436" w:rsidRPr="009C49E4">
        <w:t xml:space="preserve"> </w:t>
      </w:r>
      <w:proofErr w:type="spellStart"/>
      <w:r w:rsidR="005D0436" w:rsidRPr="009C49E4">
        <w:t>muncul</w:t>
      </w:r>
      <w:proofErr w:type="spellEnd"/>
      <w:r w:rsidR="005D0436" w:rsidRPr="009C49E4">
        <w:t xml:space="preserve"> </w:t>
      </w:r>
      <w:proofErr w:type="spellStart"/>
      <w:r w:rsidR="005D0436" w:rsidRPr="009C49E4">
        <w:t>dari</w:t>
      </w:r>
      <w:proofErr w:type="spellEnd"/>
      <w:r w:rsidR="005D0436" w:rsidRPr="009C49E4">
        <w:t xml:space="preserve"> </w:t>
      </w:r>
      <w:proofErr w:type="spellStart"/>
      <w:r w:rsidR="005D0436" w:rsidRPr="009C49E4">
        <w:t>kegiatan</w:t>
      </w:r>
      <w:proofErr w:type="spellEnd"/>
      <w:r w:rsidR="005D0436" w:rsidRPr="009C49E4">
        <w:t xml:space="preserve"> </w:t>
      </w:r>
      <w:proofErr w:type="spellStart"/>
      <w:r w:rsidR="005D0436" w:rsidRPr="009C49E4">
        <w:t>operasional</w:t>
      </w:r>
      <w:proofErr w:type="spellEnd"/>
      <w:r w:rsidR="005D0436" w:rsidRPr="009C49E4">
        <w:t xml:space="preserve"> </w:t>
      </w:r>
      <w:proofErr w:type="spellStart"/>
      <w:r w:rsidR="005D0436" w:rsidRPr="009C49E4">
        <w:t>perusahaan</w:t>
      </w:r>
      <w:proofErr w:type="spellEnd"/>
      <w:r w:rsidR="005D0436" w:rsidRPr="009C49E4">
        <w:t xml:space="preserve">, </w:t>
      </w:r>
      <w:proofErr w:type="spellStart"/>
      <w:r w:rsidR="005D0436" w:rsidRPr="009C49E4">
        <w:t>upaya</w:t>
      </w:r>
      <w:proofErr w:type="spellEnd"/>
      <w:r w:rsidR="005D0436" w:rsidRPr="009C49E4">
        <w:t xml:space="preserve"> </w:t>
      </w:r>
      <w:proofErr w:type="spellStart"/>
      <w:r w:rsidR="005D0436" w:rsidRPr="009C49E4">
        <w:t>konservasi</w:t>
      </w:r>
      <w:proofErr w:type="spellEnd"/>
      <w:r w:rsidR="005D0436" w:rsidRPr="009C49E4">
        <w:t xml:space="preserve"> </w:t>
      </w:r>
      <w:proofErr w:type="spellStart"/>
      <w:r w:rsidR="005D0436" w:rsidRPr="009C49E4">
        <w:t>sumber</w:t>
      </w:r>
      <w:proofErr w:type="spellEnd"/>
      <w:r w:rsidR="005D0436" w:rsidRPr="009C49E4">
        <w:t xml:space="preserve"> </w:t>
      </w:r>
      <w:proofErr w:type="spellStart"/>
      <w:r w:rsidR="005D0436" w:rsidRPr="009C49E4">
        <w:t>daya</w:t>
      </w:r>
      <w:proofErr w:type="spellEnd"/>
      <w:r w:rsidR="005D0436" w:rsidRPr="009C49E4">
        <w:t xml:space="preserve"> </w:t>
      </w:r>
      <w:proofErr w:type="spellStart"/>
      <w:r w:rsidR="005D0436" w:rsidRPr="009C49E4">
        <w:t>alam</w:t>
      </w:r>
      <w:proofErr w:type="spellEnd"/>
      <w:r w:rsidR="001B649B" w:rsidRPr="009C49E4">
        <w:t xml:space="preserve">, </w:t>
      </w:r>
      <w:proofErr w:type="spellStart"/>
      <w:r w:rsidR="001B649B" w:rsidRPr="009C49E4">
        <w:t>serta</w:t>
      </w:r>
      <w:proofErr w:type="spellEnd"/>
      <w:r w:rsidR="001B649B" w:rsidRPr="009C49E4">
        <w:t xml:space="preserve"> </w:t>
      </w:r>
      <w:proofErr w:type="spellStart"/>
      <w:r w:rsidR="001B649B" w:rsidRPr="009C49E4">
        <w:t>pengelolaan</w:t>
      </w:r>
      <w:proofErr w:type="spellEnd"/>
      <w:r w:rsidR="001B649B" w:rsidRPr="009C49E4">
        <w:t xml:space="preserve"> </w:t>
      </w:r>
      <w:proofErr w:type="spellStart"/>
      <w:r w:rsidR="0089146A" w:rsidRPr="009C49E4">
        <w:t>tanah</w:t>
      </w:r>
      <w:proofErr w:type="spellEnd"/>
      <w:r w:rsidR="0089146A" w:rsidRPr="009C49E4">
        <w:t xml:space="preserve"> </w:t>
      </w:r>
      <w:proofErr w:type="spellStart"/>
      <w:r w:rsidR="0089146A" w:rsidRPr="009C49E4">
        <w:t>pucuk</w:t>
      </w:r>
      <w:proofErr w:type="spellEnd"/>
      <w:r w:rsidR="0089146A" w:rsidRPr="009C49E4">
        <w:t xml:space="preserve"> </w:t>
      </w:r>
      <w:proofErr w:type="spellStart"/>
      <w:r w:rsidR="0089146A" w:rsidRPr="009C49E4">
        <w:t>sesuai</w:t>
      </w:r>
      <w:proofErr w:type="spellEnd"/>
      <w:r w:rsidR="0089146A" w:rsidRPr="009C49E4">
        <w:t xml:space="preserve"> </w:t>
      </w:r>
      <w:proofErr w:type="spellStart"/>
      <w:r w:rsidR="0089146A" w:rsidRPr="009C49E4">
        <w:t>ketentuan</w:t>
      </w:r>
      <w:proofErr w:type="spellEnd"/>
      <w:r w:rsidR="0089146A" w:rsidRPr="009C49E4">
        <w:t xml:space="preserve"> </w:t>
      </w:r>
      <w:proofErr w:type="spellStart"/>
      <w:r w:rsidR="0089146A" w:rsidRPr="009C49E4">
        <w:t>peraturan</w:t>
      </w:r>
      <w:proofErr w:type="spellEnd"/>
      <w:r w:rsidR="0089146A" w:rsidRPr="009C49E4">
        <w:t xml:space="preserve"> </w:t>
      </w:r>
      <w:proofErr w:type="spellStart"/>
      <w:r w:rsidR="0089146A" w:rsidRPr="009C49E4">
        <w:t>perundangan</w:t>
      </w:r>
      <w:proofErr w:type="spellEnd"/>
      <w:r w:rsidR="0089146A" w:rsidRPr="009C49E4">
        <w:t xml:space="preserve">. </w:t>
      </w:r>
      <w:r w:rsidR="001B649B" w:rsidRPr="009C49E4">
        <w:t xml:space="preserve"> </w:t>
      </w:r>
    </w:p>
    <w:p w14:paraId="1F5E0FEB" w14:textId="77777777" w:rsidR="006C2590" w:rsidRPr="009C49E4" w:rsidRDefault="005D0436" w:rsidP="000B5F93">
      <w:pPr>
        <w:pStyle w:val="BodyText"/>
        <w:spacing w:after="120" w:line="276" w:lineRule="auto"/>
        <w:ind w:left="720"/>
        <w:jc w:val="both"/>
      </w:pPr>
      <w:proofErr w:type="spellStart"/>
      <w:r w:rsidRPr="009C49E4">
        <w:t>Mencakup</w:t>
      </w:r>
      <w:proofErr w:type="spellEnd"/>
      <w:r w:rsidRPr="009C49E4">
        <w:t xml:space="preserve"> </w:t>
      </w:r>
      <w:proofErr w:type="spellStart"/>
      <w:r w:rsidRPr="009C49E4">
        <w:t>pengelolaan</w:t>
      </w:r>
      <w:proofErr w:type="spellEnd"/>
      <w:r w:rsidRPr="009C49E4">
        <w:t xml:space="preserve"> </w:t>
      </w:r>
      <w:proofErr w:type="spellStart"/>
      <w:r w:rsidRPr="009C49E4">
        <w:t>sebagai</w:t>
      </w:r>
      <w:proofErr w:type="spellEnd"/>
      <w:r w:rsidRPr="009C49E4">
        <w:t xml:space="preserve"> </w:t>
      </w:r>
      <w:proofErr w:type="spellStart"/>
      <w:r w:rsidRPr="009C49E4">
        <w:t>berikut</w:t>
      </w:r>
      <w:proofErr w:type="spellEnd"/>
      <w:r w:rsidRPr="009C49E4">
        <w:t>:</w:t>
      </w:r>
    </w:p>
    <w:p w14:paraId="7695754C" w14:textId="77777777" w:rsidR="005D0436" w:rsidRPr="009C49E4" w:rsidRDefault="005D0436" w:rsidP="000B5F93">
      <w:pPr>
        <w:pStyle w:val="BodyText"/>
        <w:numPr>
          <w:ilvl w:val="0"/>
          <w:numId w:val="37"/>
        </w:numPr>
        <w:spacing w:after="120" w:line="276" w:lineRule="auto"/>
        <w:jc w:val="both"/>
      </w:pPr>
      <w:proofErr w:type="spellStart"/>
      <w:r w:rsidRPr="009C49E4">
        <w:t>Pengelolaan</w:t>
      </w:r>
      <w:proofErr w:type="spellEnd"/>
      <w:r w:rsidRPr="009C49E4">
        <w:t xml:space="preserve"> </w:t>
      </w:r>
      <w:proofErr w:type="spellStart"/>
      <w:r w:rsidRPr="009C49E4">
        <w:t>Limbah</w:t>
      </w:r>
      <w:proofErr w:type="spellEnd"/>
      <w:r w:rsidRPr="009C49E4">
        <w:t xml:space="preserve"> </w:t>
      </w:r>
      <w:proofErr w:type="spellStart"/>
      <w:r w:rsidRPr="009C49E4">
        <w:t>Bahan</w:t>
      </w:r>
      <w:proofErr w:type="spellEnd"/>
      <w:r w:rsidRPr="009C49E4">
        <w:t xml:space="preserve"> </w:t>
      </w:r>
      <w:proofErr w:type="spellStart"/>
      <w:r w:rsidRPr="009C49E4">
        <w:t>Berbahaya</w:t>
      </w:r>
      <w:proofErr w:type="spellEnd"/>
      <w:r w:rsidRPr="009C49E4">
        <w:t xml:space="preserve"> dan </w:t>
      </w:r>
      <w:proofErr w:type="spellStart"/>
      <w:r w:rsidRPr="009C49E4">
        <w:t>Beracun</w:t>
      </w:r>
      <w:proofErr w:type="spellEnd"/>
      <w:r w:rsidRPr="009C49E4">
        <w:t xml:space="preserve"> (B3)</w:t>
      </w:r>
      <w:r w:rsidR="007E7C2A">
        <w:t>.</w:t>
      </w:r>
    </w:p>
    <w:p w14:paraId="5EC1D706" w14:textId="77777777" w:rsidR="00FF7A77" w:rsidRPr="009C49E4" w:rsidRDefault="005D0436" w:rsidP="000B5F93">
      <w:pPr>
        <w:pStyle w:val="BodyText"/>
        <w:numPr>
          <w:ilvl w:val="0"/>
          <w:numId w:val="37"/>
        </w:numPr>
        <w:spacing w:after="120" w:line="276" w:lineRule="auto"/>
        <w:jc w:val="both"/>
      </w:pPr>
      <w:proofErr w:type="spellStart"/>
      <w:r w:rsidRPr="009C49E4">
        <w:t>Pengelolaan</w:t>
      </w:r>
      <w:proofErr w:type="spellEnd"/>
      <w:r w:rsidRPr="009C49E4">
        <w:t xml:space="preserve"> </w:t>
      </w:r>
      <w:proofErr w:type="spellStart"/>
      <w:r w:rsidRPr="009C49E4">
        <w:t>Sampah</w:t>
      </w:r>
      <w:proofErr w:type="spellEnd"/>
      <w:r w:rsidRPr="009C49E4">
        <w:t xml:space="preserve"> </w:t>
      </w:r>
      <w:proofErr w:type="spellStart"/>
      <w:r w:rsidRPr="009C49E4">
        <w:t>Domestik</w:t>
      </w:r>
      <w:proofErr w:type="spellEnd"/>
      <w:r w:rsidR="00401345" w:rsidRPr="009C49E4">
        <w:t>.</w:t>
      </w:r>
    </w:p>
    <w:p w14:paraId="4D62E91B" w14:textId="77777777" w:rsidR="00FF7A77" w:rsidRPr="009C49E4" w:rsidRDefault="002618FD" w:rsidP="000B5F93">
      <w:pPr>
        <w:pStyle w:val="BodyText"/>
        <w:numPr>
          <w:ilvl w:val="0"/>
          <w:numId w:val="37"/>
        </w:numPr>
        <w:spacing w:after="120" w:line="276" w:lineRule="auto"/>
        <w:jc w:val="both"/>
      </w:pPr>
      <w:proofErr w:type="spellStart"/>
      <w:r w:rsidRPr="009C49E4">
        <w:t>Pengelolaan</w:t>
      </w:r>
      <w:proofErr w:type="spellEnd"/>
      <w:r w:rsidRPr="009C49E4">
        <w:t xml:space="preserve"> </w:t>
      </w:r>
      <w:proofErr w:type="spellStart"/>
      <w:r w:rsidRPr="009C49E4">
        <w:t>Kualitas</w:t>
      </w:r>
      <w:proofErr w:type="spellEnd"/>
      <w:r w:rsidRPr="009C49E4">
        <w:t xml:space="preserve"> Air</w:t>
      </w:r>
      <w:r w:rsidR="007E7C2A">
        <w:t>.</w:t>
      </w:r>
    </w:p>
    <w:p w14:paraId="6695882C" w14:textId="77777777" w:rsidR="005D0436" w:rsidRPr="009C49E4" w:rsidRDefault="005D0436" w:rsidP="000B5F93">
      <w:pPr>
        <w:pStyle w:val="BodyText"/>
        <w:spacing w:after="120" w:line="276" w:lineRule="auto"/>
        <w:ind w:left="720"/>
        <w:jc w:val="both"/>
      </w:pPr>
      <w:proofErr w:type="spellStart"/>
      <w:r w:rsidRPr="009C49E4">
        <w:t>Pengelolaan</w:t>
      </w:r>
      <w:proofErr w:type="spellEnd"/>
      <w:r w:rsidRPr="009C49E4">
        <w:t xml:space="preserve"> </w:t>
      </w:r>
      <w:proofErr w:type="spellStart"/>
      <w:r w:rsidR="002D5574" w:rsidRPr="009C49E4">
        <w:t>limbah</w:t>
      </w:r>
      <w:proofErr w:type="spellEnd"/>
      <w:r w:rsidR="002D5574" w:rsidRPr="009C49E4">
        <w:t xml:space="preserve"> dan </w:t>
      </w:r>
      <w:proofErr w:type="spellStart"/>
      <w:r w:rsidR="002D5574" w:rsidRPr="009C49E4">
        <w:t>sampah</w:t>
      </w:r>
      <w:proofErr w:type="spellEnd"/>
      <w:r w:rsidR="002D5574" w:rsidRPr="009C49E4">
        <w:t xml:space="preserve"> </w:t>
      </w:r>
      <w:proofErr w:type="spellStart"/>
      <w:r w:rsidR="002D5574" w:rsidRPr="009C49E4">
        <w:t>menerapkan</w:t>
      </w:r>
      <w:proofErr w:type="spellEnd"/>
      <w:r w:rsidR="002D5574" w:rsidRPr="009C49E4">
        <w:t xml:space="preserve"> </w:t>
      </w:r>
      <w:proofErr w:type="spellStart"/>
      <w:r w:rsidR="002D5574" w:rsidRPr="009C49E4">
        <w:t>prinsip</w:t>
      </w:r>
      <w:proofErr w:type="spellEnd"/>
      <w:r w:rsidR="002D5574" w:rsidRPr="009C49E4">
        <w:t xml:space="preserve"> 3R </w:t>
      </w:r>
      <w:proofErr w:type="spellStart"/>
      <w:r w:rsidR="002D5574" w:rsidRPr="009C49E4">
        <w:t>yaitu</w:t>
      </w:r>
      <w:proofErr w:type="spellEnd"/>
      <w:r w:rsidR="002D5574" w:rsidRPr="009C49E4">
        <w:t>:</w:t>
      </w:r>
    </w:p>
    <w:p w14:paraId="1195F83F" w14:textId="77777777" w:rsidR="002D5574" w:rsidRPr="009C49E4" w:rsidRDefault="002D5574" w:rsidP="000B5F93">
      <w:pPr>
        <w:pStyle w:val="BodyText"/>
        <w:numPr>
          <w:ilvl w:val="0"/>
          <w:numId w:val="38"/>
        </w:numPr>
        <w:spacing w:after="120" w:line="276" w:lineRule="auto"/>
        <w:jc w:val="both"/>
        <w:rPr>
          <w:b/>
        </w:rPr>
      </w:pPr>
      <w:r w:rsidRPr="009C49E4">
        <w:rPr>
          <w:b/>
        </w:rPr>
        <w:t xml:space="preserve">Reduce; </w:t>
      </w:r>
      <w:proofErr w:type="spellStart"/>
      <w:r w:rsidRPr="009C49E4">
        <w:t>dengan</w:t>
      </w:r>
      <w:proofErr w:type="spellEnd"/>
      <w:r w:rsidRPr="009C49E4">
        <w:t xml:space="preserve"> </w:t>
      </w:r>
      <w:proofErr w:type="spellStart"/>
      <w:r w:rsidRPr="009C49E4">
        <w:t>upaya</w:t>
      </w:r>
      <w:proofErr w:type="spellEnd"/>
      <w:r w:rsidRPr="009C49E4">
        <w:t xml:space="preserve"> </w:t>
      </w:r>
      <w:proofErr w:type="spellStart"/>
      <w:r w:rsidRPr="009C49E4">
        <w:t>penurunan</w:t>
      </w:r>
      <w:proofErr w:type="spellEnd"/>
      <w:r w:rsidR="00FF7A77" w:rsidRPr="009C49E4">
        <w:t xml:space="preserve"> volume</w:t>
      </w:r>
      <w:r w:rsidRPr="009C49E4">
        <w:t xml:space="preserve"> </w:t>
      </w:r>
      <w:proofErr w:type="spellStart"/>
      <w:r w:rsidRPr="009C49E4">
        <w:t>limbah</w:t>
      </w:r>
      <w:proofErr w:type="spellEnd"/>
      <w:r w:rsidRPr="009C49E4">
        <w:t xml:space="preserve"> dan </w:t>
      </w:r>
      <w:proofErr w:type="spellStart"/>
      <w:r w:rsidRPr="009C49E4">
        <w:t>sampah</w:t>
      </w:r>
      <w:proofErr w:type="spellEnd"/>
      <w:r w:rsidR="00FF7A77" w:rsidRPr="009C49E4">
        <w:t xml:space="preserve">, </w:t>
      </w:r>
      <w:proofErr w:type="spellStart"/>
      <w:r w:rsidR="00FF7A77" w:rsidRPr="009C49E4">
        <w:t>contohnya</w:t>
      </w:r>
      <w:proofErr w:type="spellEnd"/>
      <w:r w:rsidR="00FF7A77" w:rsidRPr="009C49E4">
        <w:t xml:space="preserve"> </w:t>
      </w:r>
      <w:proofErr w:type="spellStart"/>
      <w:r w:rsidR="00FF7A77" w:rsidRPr="009C49E4">
        <w:t>dengan</w:t>
      </w:r>
      <w:proofErr w:type="spellEnd"/>
      <w:r w:rsidR="00FF7A77" w:rsidRPr="009C49E4">
        <w:t xml:space="preserve"> </w:t>
      </w:r>
      <w:proofErr w:type="spellStart"/>
      <w:r w:rsidR="00FF7A77" w:rsidRPr="009C49E4">
        <w:t>mengurangi</w:t>
      </w:r>
      <w:proofErr w:type="spellEnd"/>
      <w:r w:rsidR="00FF7A77" w:rsidRPr="009C49E4">
        <w:t xml:space="preserve"> </w:t>
      </w:r>
      <w:proofErr w:type="spellStart"/>
      <w:r w:rsidR="00FF7A77" w:rsidRPr="009C49E4">
        <w:t>limbah</w:t>
      </w:r>
      <w:proofErr w:type="spellEnd"/>
      <w:r w:rsidR="00FF7A77" w:rsidRPr="009C49E4">
        <w:t xml:space="preserve"> </w:t>
      </w:r>
      <w:proofErr w:type="spellStart"/>
      <w:r w:rsidR="00FF7A77" w:rsidRPr="009C49E4">
        <w:t>ikutan</w:t>
      </w:r>
      <w:proofErr w:type="spellEnd"/>
      <w:r w:rsidR="00FF7A77" w:rsidRPr="009C49E4">
        <w:t xml:space="preserve"> / </w:t>
      </w:r>
      <w:proofErr w:type="spellStart"/>
      <w:r w:rsidR="00FF7A77" w:rsidRPr="009C49E4">
        <w:t>sampah</w:t>
      </w:r>
      <w:proofErr w:type="spellEnd"/>
      <w:r w:rsidR="00FF7A77" w:rsidRPr="009C49E4">
        <w:t xml:space="preserve"> </w:t>
      </w:r>
      <w:proofErr w:type="spellStart"/>
      <w:r w:rsidR="00FF7A77" w:rsidRPr="009C49E4">
        <w:t>terkontaminasi</w:t>
      </w:r>
      <w:proofErr w:type="spellEnd"/>
      <w:r w:rsidR="007E7C2A">
        <w:t>.</w:t>
      </w:r>
    </w:p>
    <w:p w14:paraId="416150D1" w14:textId="77777777" w:rsidR="002D5574" w:rsidRPr="009C49E4" w:rsidRDefault="002D5574" w:rsidP="000B5F93">
      <w:pPr>
        <w:pStyle w:val="BodyText"/>
        <w:numPr>
          <w:ilvl w:val="0"/>
          <w:numId w:val="38"/>
        </w:numPr>
        <w:spacing w:after="120" w:line="276" w:lineRule="auto"/>
        <w:jc w:val="both"/>
        <w:rPr>
          <w:b/>
        </w:rPr>
      </w:pPr>
      <w:r w:rsidRPr="009C49E4">
        <w:rPr>
          <w:b/>
        </w:rPr>
        <w:t xml:space="preserve">Reuse; </w:t>
      </w:r>
      <w:proofErr w:type="spellStart"/>
      <w:r w:rsidRPr="009C49E4">
        <w:t>dengan</w:t>
      </w:r>
      <w:proofErr w:type="spellEnd"/>
      <w:r w:rsidRPr="009C49E4">
        <w:t xml:space="preserve"> </w:t>
      </w:r>
      <w:proofErr w:type="spellStart"/>
      <w:r w:rsidRPr="009C49E4">
        <w:t>upaya</w:t>
      </w:r>
      <w:proofErr w:type="spellEnd"/>
      <w:r w:rsidRPr="009C49E4">
        <w:t xml:space="preserve"> </w:t>
      </w:r>
      <w:proofErr w:type="spellStart"/>
      <w:r w:rsidRPr="009C49E4">
        <w:t>menggunakan</w:t>
      </w:r>
      <w:proofErr w:type="spellEnd"/>
      <w:r w:rsidRPr="009C49E4">
        <w:t xml:space="preserve"> </w:t>
      </w:r>
      <w:proofErr w:type="spellStart"/>
      <w:r w:rsidRPr="009C49E4">
        <w:t>kembali</w:t>
      </w:r>
      <w:proofErr w:type="spellEnd"/>
      <w:r w:rsidRPr="009C49E4">
        <w:t xml:space="preserve"> </w:t>
      </w:r>
      <w:proofErr w:type="spellStart"/>
      <w:r w:rsidRPr="009C49E4">
        <w:t>barang-barang</w:t>
      </w:r>
      <w:proofErr w:type="spellEnd"/>
      <w:r w:rsidRPr="009C49E4">
        <w:t xml:space="preserve"> yang </w:t>
      </w:r>
      <w:proofErr w:type="spellStart"/>
      <w:r w:rsidRPr="009C49E4">
        <w:t>masih</w:t>
      </w:r>
      <w:proofErr w:type="spellEnd"/>
      <w:r w:rsidRPr="009C49E4">
        <w:t xml:space="preserve"> </w:t>
      </w:r>
      <w:proofErr w:type="spellStart"/>
      <w:r w:rsidRPr="009C49E4">
        <w:t>dapat</w:t>
      </w:r>
      <w:proofErr w:type="spellEnd"/>
      <w:r w:rsidRPr="009C49E4">
        <w:t xml:space="preserve"> </w:t>
      </w:r>
      <w:proofErr w:type="spellStart"/>
      <w:r w:rsidRPr="009C49E4">
        <w:t>digunakan</w:t>
      </w:r>
      <w:proofErr w:type="spellEnd"/>
      <w:r w:rsidRPr="009C49E4">
        <w:t xml:space="preserve"> </w:t>
      </w:r>
      <w:proofErr w:type="spellStart"/>
      <w:r w:rsidRPr="009C49E4">
        <w:t>kembali</w:t>
      </w:r>
      <w:proofErr w:type="spellEnd"/>
      <w:r w:rsidR="00FF7A77" w:rsidRPr="009C49E4">
        <w:t xml:space="preserve">, </w:t>
      </w:r>
      <w:proofErr w:type="spellStart"/>
      <w:r w:rsidR="00FF7A77" w:rsidRPr="009C49E4">
        <w:t>contohnya</w:t>
      </w:r>
      <w:proofErr w:type="spellEnd"/>
      <w:r w:rsidR="00FF7A77" w:rsidRPr="009C49E4">
        <w:t xml:space="preserve"> </w:t>
      </w:r>
      <w:proofErr w:type="spellStart"/>
      <w:r w:rsidR="00FF7A77" w:rsidRPr="009C49E4">
        <w:t>dengan</w:t>
      </w:r>
      <w:proofErr w:type="spellEnd"/>
      <w:r w:rsidR="00FF7A77" w:rsidRPr="009C49E4">
        <w:t xml:space="preserve"> </w:t>
      </w:r>
      <w:proofErr w:type="spellStart"/>
      <w:r w:rsidR="00FF7A77" w:rsidRPr="009C49E4">
        <w:t>menggunakan</w:t>
      </w:r>
      <w:proofErr w:type="spellEnd"/>
      <w:r w:rsidR="00FF7A77" w:rsidRPr="009C49E4">
        <w:t xml:space="preserve"> </w:t>
      </w:r>
      <w:proofErr w:type="spellStart"/>
      <w:r w:rsidR="00FF7A77" w:rsidRPr="009C49E4">
        <w:t>kertas-kertas</w:t>
      </w:r>
      <w:proofErr w:type="spellEnd"/>
      <w:r w:rsidR="00FF7A77" w:rsidRPr="009C49E4">
        <w:t xml:space="preserve"> </w:t>
      </w:r>
      <w:proofErr w:type="spellStart"/>
      <w:r w:rsidR="00FF7A77" w:rsidRPr="009C49E4">
        <w:t>bekas</w:t>
      </w:r>
      <w:proofErr w:type="spellEnd"/>
      <w:r w:rsidR="00FF7A77" w:rsidRPr="009C49E4">
        <w:t xml:space="preserve">, </w:t>
      </w:r>
      <w:proofErr w:type="spellStart"/>
      <w:r w:rsidR="00FF7A77" w:rsidRPr="009C49E4">
        <w:t>penggunaan</w:t>
      </w:r>
      <w:proofErr w:type="spellEnd"/>
      <w:r w:rsidR="00FF7A77" w:rsidRPr="009C49E4">
        <w:t xml:space="preserve"> </w:t>
      </w:r>
      <w:proofErr w:type="spellStart"/>
      <w:r w:rsidR="00FF7A77" w:rsidRPr="009C49E4">
        <w:t>kardus</w:t>
      </w:r>
      <w:proofErr w:type="spellEnd"/>
      <w:r w:rsidR="00FF7A77" w:rsidRPr="009C49E4">
        <w:t xml:space="preserve"> </w:t>
      </w:r>
      <w:proofErr w:type="spellStart"/>
      <w:r w:rsidR="00FF7A77" w:rsidRPr="009C49E4">
        <w:t>bekas</w:t>
      </w:r>
      <w:proofErr w:type="spellEnd"/>
      <w:r w:rsidR="00FF7A77" w:rsidRPr="009C49E4">
        <w:t xml:space="preserve">, </w:t>
      </w:r>
      <w:proofErr w:type="spellStart"/>
      <w:r w:rsidR="00FF7A77" w:rsidRPr="009C49E4">
        <w:t>palet</w:t>
      </w:r>
      <w:proofErr w:type="spellEnd"/>
      <w:r w:rsidR="00FF7A77" w:rsidRPr="009C49E4">
        <w:t xml:space="preserve"> </w:t>
      </w:r>
      <w:proofErr w:type="spellStart"/>
      <w:r w:rsidR="00FF7A77" w:rsidRPr="009C49E4">
        <w:t>bekas</w:t>
      </w:r>
      <w:proofErr w:type="spellEnd"/>
      <w:r w:rsidR="007E7C2A">
        <w:t>,</w:t>
      </w:r>
      <w:r w:rsidR="00FF7A77" w:rsidRPr="009C49E4">
        <w:t xml:space="preserve"> </w:t>
      </w:r>
      <w:proofErr w:type="spellStart"/>
      <w:r w:rsidR="00FF7A77" w:rsidRPr="009C49E4">
        <w:t>dll</w:t>
      </w:r>
      <w:proofErr w:type="spellEnd"/>
      <w:r w:rsidR="007E7C2A">
        <w:t>.</w:t>
      </w:r>
    </w:p>
    <w:p w14:paraId="4D664A27" w14:textId="77777777" w:rsidR="002D5574" w:rsidRPr="009C49E4" w:rsidRDefault="002D5574" w:rsidP="000B5F93">
      <w:pPr>
        <w:pStyle w:val="BodyText"/>
        <w:numPr>
          <w:ilvl w:val="0"/>
          <w:numId w:val="38"/>
        </w:numPr>
        <w:spacing w:after="120" w:line="276" w:lineRule="auto"/>
        <w:jc w:val="both"/>
      </w:pPr>
      <w:r w:rsidRPr="009C49E4">
        <w:rPr>
          <w:b/>
        </w:rPr>
        <w:t xml:space="preserve">Recycle; </w:t>
      </w:r>
      <w:proofErr w:type="spellStart"/>
      <w:r w:rsidRPr="009C49E4">
        <w:t>dengan</w:t>
      </w:r>
      <w:proofErr w:type="spellEnd"/>
      <w:r w:rsidRPr="009C49E4">
        <w:t xml:space="preserve"> </w:t>
      </w:r>
      <w:proofErr w:type="spellStart"/>
      <w:r w:rsidRPr="009C49E4">
        <w:t>upaya</w:t>
      </w:r>
      <w:proofErr w:type="spellEnd"/>
      <w:r w:rsidRPr="009C49E4">
        <w:t xml:space="preserve"> </w:t>
      </w:r>
      <w:r w:rsidR="00FF7A77" w:rsidRPr="009C49E4">
        <w:t xml:space="preserve">proses </w:t>
      </w:r>
      <w:proofErr w:type="spellStart"/>
      <w:r w:rsidR="00FF7A77" w:rsidRPr="009C49E4">
        <w:t>daur</w:t>
      </w:r>
      <w:proofErr w:type="spellEnd"/>
      <w:r w:rsidR="00FF7A77" w:rsidRPr="009C49E4">
        <w:t xml:space="preserve"> </w:t>
      </w:r>
      <w:proofErr w:type="spellStart"/>
      <w:r w:rsidR="00FF7A77" w:rsidRPr="009C49E4">
        <w:t>ulang</w:t>
      </w:r>
      <w:proofErr w:type="spellEnd"/>
      <w:r w:rsidR="00FF7A77" w:rsidRPr="009C49E4">
        <w:t xml:space="preserve"> </w:t>
      </w:r>
      <w:proofErr w:type="spellStart"/>
      <w:r w:rsidR="00FF7A77" w:rsidRPr="009C49E4">
        <w:t>barang-barang</w:t>
      </w:r>
      <w:proofErr w:type="spellEnd"/>
      <w:r w:rsidR="007E7C2A">
        <w:t>.</w:t>
      </w:r>
    </w:p>
    <w:p w14:paraId="6837870B" w14:textId="77777777" w:rsidR="006848F2" w:rsidRPr="009C49E4" w:rsidRDefault="006848F2" w:rsidP="000B5F93">
      <w:pPr>
        <w:pStyle w:val="BodyText"/>
        <w:spacing w:after="120" w:line="276" w:lineRule="auto"/>
        <w:ind w:left="720"/>
        <w:jc w:val="both"/>
      </w:pPr>
      <w:proofErr w:type="spellStart"/>
      <w:r w:rsidRPr="009C49E4">
        <w:t>Pengelolaan</w:t>
      </w:r>
      <w:proofErr w:type="spellEnd"/>
      <w:r w:rsidRPr="009C49E4">
        <w:t xml:space="preserve"> </w:t>
      </w:r>
      <w:proofErr w:type="spellStart"/>
      <w:r w:rsidRPr="009C49E4">
        <w:t>Kualitas</w:t>
      </w:r>
      <w:proofErr w:type="spellEnd"/>
      <w:r w:rsidRPr="009C49E4">
        <w:t xml:space="preserve"> Air </w:t>
      </w:r>
      <w:proofErr w:type="spellStart"/>
      <w:r w:rsidRPr="009C49E4">
        <w:t>difokuskan</w:t>
      </w:r>
      <w:proofErr w:type="spellEnd"/>
      <w:r w:rsidRPr="009C49E4">
        <w:t xml:space="preserve"> </w:t>
      </w:r>
      <w:proofErr w:type="spellStart"/>
      <w:r w:rsidRPr="009C49E4">
        <w:t>kepada</w:t>
      </w:r>
      <w:proofErr w:type="spellEnd"/>
      <w:r w:rsidRPr="009C49E4">
        <w:t xml:space="preserve"> </w:t>
      </w:r>
      <w:proofErr w:type="spellStart"/>
      <w:r w:rsidRPr="009C49E4">
        <w:t>pengelolaan</w:t>
      </w:r>
      <w:proofErr w:type="spellEnd"/>
      <w:r w:rsidRPr="009C49E4">
        <w:t xml:space="preserve"> air agar </w:t>
      </w:r>
      <w:proofErr w:type="spellStart"/>
      <w:r w:rsidRPr="009C49E4">
        <w:t>dapat</w:t>
      </w:r>
      <w:proofErr w:type="spellEnd"/>
      <w:r w:rsidRPr="009C49E4">
        <w:t xml:space="preserve"> </w:t>
      </w:r>
      <w:proofErr w:type="spellStart"/>
      <w:r w:rsidRPr="009C49E4">
        <w:t>memenuhi</w:t>
      </w:r>
      <w:proofErr w:type="spellEnd"/>
      <w:r w:rsidRPr="009C49E4">
        <w:t xml:space="preserve"> </w:t>
      </w:r>
      <w:proofErr w:type="spellStart"/>
      <w:r w:rsidRPr="009C49E4">
        <w:t>baku</w:t>
      </w:r>
      <w:proofErr w:type="spellEnd"/>
      <w:r w:rsidRPr="009C49E4">
        <w:t xml:space="preserve"> </w:t>
      </w:r>
      <w:proofErr w:type="spellStart"/>
      <w:r w:rsidRPr="009C49E4">
        <w:t>mutu</w:t>
      </w:r>
      <w:proofErr w:type="spellEnd"/>
      <w:r w:rsidRPr="009C49E4">
        <w:t xml:space="preserve"> </w:t>
      </w:r>
      <w:proofErr w:type="spellStart"/>
      <w:r w:rsidRPr="009C49E4">
        <w:t>lingkungan</w:t>
      </w:r>
      <w:proofErr w:type="spellEnd"/>
      <w:r w:rsidRPr="009C49E4">
        <w:t xml:space="preserve"> </w:t>
      </w:r>
      <w:proofErr w:type="spellStart"/>
      <w:r w:rsidRPr="009C49E4">
        <w:t>sebelum</w:t>
      </w:r>
      <w:proofErr w:type="spellEnd"/>
      <w:r w:rsidRPr="009C49E4">
        <w:t xml:space="preserve"> </w:t>
      </w:r>
      <w:proofErr w:type="spellStart"/>
      <w:r w:rsidRPr="009C49E4">
        <w:t>masuk</w:t>
      </w:r>
      <w:proofErr w:type="spellEnd"/>
      <w:r w:rsidRPr="009C49E4">
        <w:t xml:space="preserve"> </w:t>
      </w:r>
      <w:proofErr w:type="spellStart"/>
      <w:r w:rsidRPr="009C49E4">
        <w:t>ke</w:t>
      </w:r>
      <w:proofErr w:type="spellEnd"/>
      <w:r w:rsidRPr="009C49E4">
        <w:t xml:space="preserve"> </w:t>
      </w:r>
      <w:proofErr w:type="spellStart"/>
      <w:r w:rsidRPr="009C49E4">
        <w:t>lingkungan</w:t>
      </w:r>
      <w:proofErr w:type="spellEnd"/>
      <w:r w:rsidRPr="009C49E4">
        <w:t xml:space="preserve">, </w:t>
      </w:r>
      <w:proofErr w:type="spellStart"/>
      <w:r w:rsidRPr="009C49E4">
        <w:t>serta</w:t>
      </w:r>
      <w:proofErr w:type="spellEnd"/>
      <w:r w:rsidRPr="009C49E4">
        <w:t xml:space="preserve"> </w:t>
      </w:r>
      <w:proofErr w:type="spellStart"/>
      <w:r w:rsidRPr="009C49E4">
        <w:t>meminimalisasi</w:t>
      </w:r>
      <w:proofErr w:type="spellEnd"/>
      <w:r w:rsidRPr="009C49E4">
        <w:t xml:space="preserve"> </w:t>
      </w:r>
      <w:proofErr w:type="spellStart"/>
      <w:r w:rsidRPr="009C49E4">
        <w:t>penggunaan</w:t>
      </w:r>
      <w:proofErr w:type="spellEnd"/>
      <w:r w:rsidRPr="009C49E4">
        <w:t xml:space="preserve"> air </w:t>
      </w:r>
      <w:proofErr w:type="spellStart"/>
      <w:r w:rsidRPr="009C49E4">
        <w:t>baku</w:t>
      </w:r>
      <w:proofErr w:type="spellEnd"/>
      <w:r w:rsidRPr="009C49E4">
        <w:t>.</w:t>
      </w:r>
      <w:r w:rsidR="007E7C2A">
        <w:t xml:space="preserve"> </w:t>
      </w:r>
      <w:proofErr w:type="spellStart"/>
      <w:r w:rsidR="007E7C2A">
        <w:t>Pengelolaan</w:t>
      </w:r>
      <w:proofErr w:type="spellEnd"/>
      <w:r w:rsidR="007E7C2A">
        <w:t xml:space="preserve"> </w:t>
      </w:r>
      <w:proofErr w:type="spellStart"/>
      <w:r w:rsidR="007E7C2A">
        <w:t>Kualitas</w:t>
      </w:r>
      <w:proofErr w:type="spellEnd"/>
      <w:r w:rsidR="007E7C2A">
        <w:t xml:space="preserve"> Air </w:t>
      </w:r>
      <w:proofErr w:type="spellStart"/>
      <w:r w:rsidR="007E7C2A">
        <w:t>dapat</w:t>
      </w:r>
      <w:proofErr w:type="spellEnd"/>
      <w:r w:rsidR="007E7C2A">
        <w:t xml:space="preserve"> </w:t>
      </w:r>
      <w:proofErr w:type="spellStart"/>
      <w:r w:rsidR="007E7C2A">
        <w:t>dilakukan</w:t>
      </w:r>
      <w:proofErr w:type="spellEnd"/>
      <w:r w:rsidR="007E7C2A">
        <w:t xml:space="preserve"> </w:t>
      </w:r>
      <w:proofErr w:type="spellStart"/>
      <w:r w:rsidR="007E7C2A">
        <w:t>sebagai</w:t>
      </w:r>
      <w:proofErr w:type="spellEnd"/>
      <w:r w:rsidR="007E7C2A">
        <w:t xml:space="preserve"> </w:t>
      </w:r>
      <w:proofErr w:type="spellStart"/>
      <w:r w:rsidR="007E7C2A">
        <w:t>berikut</w:t>
      </w:r>
      <w:proofErr w:type="spellEnd"/>
      <w:r w:rsidR="007E7C2A">
        <w:t>:</w:t>
      </w:r>
    </w:p>
    <w:p w14:paraId="354498C6" w14:textId="77777777" w:rsidR="00FC44EA" w:rsidRPr="009C49E4" w:rsidRDefault="00FC44EA" w:rsidP="000B5F93">
      <w:pPr>
        <w:pStyle w:val="BodyText"/>
        <w:numPr>
          <w:ilvl w:val="0"/>
          <w:numId w:val="39"/>
        </w:numPr>
        <w:spacing w:after="120" w:line="276" w:lineRule="auto"/>
        <w:jc w:val="both"/>
      </w:pPr>
      <w:proofErr w:type="spellStart"/>
      <w:r w:rsidRPr="009C49E4">
        <w:t>Identifikasi</w:t>
      </w:r>
      <w:proofErr w:type="spellEnd"/>
      <w:r w:rsidRPr="009C49E4">
        <w:t xml:space="preserve"> </w:t>
      </w:r>
      <w:proofErr w:type="spellStart"/>
      <w:r w:rsidRPr="009C49E4">
        <w:t>sumber</w:t>
      </w:r>
      <w:proofErr w:type="spellEnd"/>
      <w:r w:rsidRPr="009C49E4">
        <w:t xml:space="preserve"> air </w:t>
      </w:r>
      <w:proofErr w:type="spellStart"/>
      <w:r w:rsidRPr="009C49E4">
        <w:t>bersih</w:t>
      </w:r>
      <w:proofErr w:type="spellEnd"/>
      <w:r w:rsidRPr="009C49E4">
        <w:t xml:space="preserve"> </w:t>
      </w:r>
      <w:proofErr w:type="spellStart"/>
      <w:r w:rsidRPr="009C49E4">
        <w:t>atau</w:t>
      </w:r>
      <w:proofErr w:type="spellEnd"/>
      <w:r w:rsidRPr="009C49E4">
        <w:t xml:space="preserve"> air yang </w:t>
      </w:r>
      <w:proofErr w:type="spellStart"/>
      <w:r w:rsidRPr="009C49E4">
        <w:t>akan</w:t>
      </w:r>
      <w:proofErr w:type="spellEnd"/>
      <w:r w:rsidRPr="009C49E4">
        <w:t xml:space="preserve"> </w:t>
      </w:r>
      <w:proofErr w:type="spellStart"/>
      <w:r w:rsidRPr="009C49E4">
        <w:t>digunakan</w:t>
      </w:r>
      <w:proofErr w:type="spellEnd"/>
      <w:r w:rsidRPr="009C49E4">
        <w:t xml:space="preserve"> </w:t>
      </w:r>
      <w:proofErr w:type="spellStart"/>
      <w:r w:rsidRPr="009C49E4">
        <w:t>untuk</w:t>
      </w:r>
      <w:proofErr w:type="spellEnd"/>
      <w:r w:rsidRPr="009C49E4">
        <w:t xml:space="preserve"> </w:t>
      </w:r>
      <w:proofErr w:type="spellStart"/>
      <w:r w:rsidRPr="009C49E4">
        <w:t>aktifitas</w:t>
      </w:r>
      <w:proofErr w:type="spellEnd"/>
      <w:r w:rsidRPr="009C49E4">
        <w:t xml:space="preserve"> </w:t>
      </w:r>
      <w:proofErr w:type="spellStart"/>
      <w:r w:rsidRPr="009C49E4">
        <w:t>penambangan</w:t>
      </w:r>
      <w:proofErr w:type="spellEnd"/>
      <w:r w:rsidRPr="009C49E4">
        <w:t xml:space="preserve"> dan </w:t>
      </w:r>
      <w:proofErr w:type="spellStart"/>
      <w:r w:rsidRPr="009C49E4">
        <w:t>kegiatan</w:t>
      </w:r>
      <w:proofErr w:type="spellEnd"/>
      <w:r w:rsidRPr="009C49E4">
        <w:t xml:space="preserve"> yang </w:t>
      </w:r>
      <w:proofErr w:type="spellStart"/>
      <w:r w:rsidRPr="009C49E4">
        <w:t>terkait</w:t>
      </w:r>
      <w:proofErr w:type="spellEnd"/>
    </w:p>
    <w:p w14:paraId="23A5AD5D" w14:textId="77777777" w:rsidR="00FC44EA" w:rsidRPr="009C49E4" w:rsidRDefault="00FC44EA" w:rsidP="000B5F93">
      <w:pPr>
        <w:pStyle w:val="BodyText"/>
        <w:numPr>
          <w:ilvl w:val="0"/>
          <w:numId w:val="39"/>
        </w:numPr>
        <w:spacing w:after="120" w:line="276" w:lineRule="auto"/>
        <w:jc w:val="both"/>
      </w:pPr>
      <w:proofErr w:type="spellStart"/>
      <w:r w:rsidRPr="009C49E4">
        <w:t>Identifikasi</w:t>
      </w:r>
      <w:proofErr w:type="spellEnd"/>
      <w:r w:rsidRPr="009C49E4">
        <w:t xml:space="preserve"> </w:t>
      </w:r>
      <w:proofErr w:type="spellStart"/>
      <w:r w:rsidRPr="009C49E4">
        <w:t>sumber</w:t>
      </w:r>
      <w:proofErr w:type="spellEnd"/>
      <w:r w:rsidR="00513F69">
        <w:t xml:space="preserve"> </w:t>
      </w:r>
      <w:proofErr w:type="spellStart"/>
      <w:r w:rsidR="00513F69">
        <w:t>pencemaran</w:t>
      </w:r>
      <w:proofErr w:type="spellEnd"/>
      <w:r w:rsidR="00513F69">
        <w:t xml:space="preserve"> air (</w:t>
      </w:r>
      <w:proofErr w:type="spellStart"/>
      <w:r w:rsidR="00513F69">
        <w:t>dalam</w:t>
      </w:r>
      <w:proofErr w:type="spellEnd"/>
      <w:r w:rsidR="00513F69">
        <w:t xml:space="preserve"> </w:t>
      </w:r>
      <w:proofErr w:type="spellStart"/>
      <w:r w:rsidR="00513F69">
        <w:t>tambang</w:t>
      </w:r>
      <w:proofErr w:type="spellEnd"/>
      <w:r w:rsidR="00513F69">
        <w:t>/</w:t>
      </w:r>
      <w:proofErr w:type="spellStart"/>
      <w:r w:rsidRPr="009C49E4">
        <w:t>domestik</w:t>
      </w:r>
      <w:proofErr w:type="spellEnd"/>
      <w:r w:rsidRPr="009C49E4">
        <w:t>)</w:t>
      </w:r>
    </w:p>
    <w:p w14:paraId="25F87C90" w14:textId="77777777" w:rsidR="00FC44EA" w:rsidRPr="009C49E4" w:rsidRDefault="00FC44EA" w:rsidP="000B5F93">
      <w:pPr>
        <w:pStyle w:val="BodyText"/>
        <w:numPr>
          <w:ilvl w:val="0"/>
          <w:numId w:val="39"/>
        </w:numPr>
        <w:spacing w:after="120" w:line="276" w:lineRule="auto"/>
        <w:jc w:val="both"/>
      </w:pPr>
      <w:proofErr w:type="spellStart"/>
      <w:r w:rsidRPr="009C49E4">
        <w:t>Identifikasi</w:t>
      </w:r>
      <w:proofErr w:type="spellEnd"/>
      <w:r w:rsidRPr="009C49E4">
        <w:t xml:space="preserve"> </w:t>
      </w:r>
      <w:proofErr w:type="spellStart"/>
      <w:r w:rsidRPr="009C49E4">
        <w:t>aspek</w:t>
      </w:r>
      <w:proofErr w:type="spellEnd"/>
      <w:r w:rsidRPr="009C49E4">
        <w:t xml:space="preserve"> dan </w:t>
      </w:r>
      <w:proofErr w:type="spellStart"/>
      <w:r w:rsidRPr="009C49E4">
        <w:t>dampak</w:t>
      </w:r>
      <w:proofErr w:type="spellEnd"/>
      <w:r w:rsidR="00BA58FA" w:rsidRPr="009C49E4">
        <w:t xml:space="preserve"> </w:t>
      </w:r>
      <w:proofErr w:type="spellStart"/>
      <w:r w:rsidR="00BA58FA" w:rsidRPr="009C49E4">
        <w:t>lingkungan</w:t>
      </w:r>
      <w:proofErr w:type="spellEnd"/>
    </w:p>
    <w:p w14:paraId="48CF677F" w14:textId="77777777" w:rsidR="00FC44EA" w:rsidRPr="009C49E4" w:rsidRDefault="00FC44EA" w:rsidP="000B5F93">
      <w:pPr>
        <w:pStyle w:val="BodyText"/>
        <w:numPr>
          <w:ilvl w:val="0"/>
          <w:numId w:val="39"/>
        </w:numPr>
        <w:spacing w:after="120" w:line="276" w:lineRule="auto"/>
        <w:jc w:val="both"/>
      </w:pPr>
      <w:proofErr w:type="spellStart"/>
      <w:r w:rsidRPr="009C49E4">
        <w:t>Identifikasi</w:t>
      </w:r>
      <w:proofErr w:type="spellEnd"/>
      <w:r w:rsidRPr="009C49E4">
        <w:t xml:space="preserve"> legal </w:t>
      </w:r>
      <w:proofErr w:type="spellStart"/>
      <w:r w:rsidRPr="009C49E4">
        <w:t>terkait</w:t>
      </w:r>
      <w:proofErr w:type="spellEnd"/>
      <w:r w:rsidRPr="009C49E4">
        <w:t xml:space="preserve"> </w:t>
      </w:r>
      <w:proofErr w:type="spellStart"/>
      <w:r w:rsidRPr="009C49E4">
        <w:t>baku</w:t>
      </w:r>
      <w:proofErr w:type="spellEnd"/>
      <w:r w:rsidRPr="009C49E4">
        <w:t xml:space="preserve"> </w:t>
      </w:r>
      <w:proofErr w:type="spellStart"/>
      <w:r w:rsidRPr="009C49E4">
        <w:t>mutu</w:t>
      </w:r>
      <w:proofErr w:type="spellEnd"/>
      <w:r w:rsidRPr="009C49E4">
        <w:t xml:space="preserve"> air</w:t>
      </w:r>
    </w:p>
    <w:p w14:paraId="57C23C0A" w14:textId="77777777" w:rsidR="00FC44EA" w:rsidRPr="009C49E4" w:rsidRDefault="00FC44EA" w:rsidP="000B5F93">
      <w:pPr>
        <w:pStyle w:val="BodyText"/>
        <w:numPr>
          <w:ilvl w:val="0"/>
          <w:numId w:val="39"/>
        </w:numPr>
        <w:spacing w:after="120" w:line="276" w:lineRule="auto"/>
        <w:jc w:val="both"/>
      </w:pPr>
      <w:proofErr w:type="spellStart"/>
      <w:r w:rsidRPr="009C49E4">
        <w:t>Membuat</w:t>
      </w:r>
      <w:proofErr w:type="spellEnd"/>
      <w:r w:rsidRPr="009C49E4">
        <w:t xml:space="preserve"> </w:t>
      </w:r>
      <w:proofErr w:type="spellStart"/>
      <w:r w:rsidRPr="009C49E4">
        <w:t>prosedur</w:t>
      </w:r>
      <w:proofErr w:type="spellEnd"/>
      <w:r w:rsidRPr="009C49E4">
        <w:t>/</w:t>
      </w:r>
      <w:proofErr w:type="spellStart"/>
      <w:r w:rsidRPr="009C49E4">
        <w:t>standar</w:t>
      </w:r>
      <w:proofErr w:type="spellEnd"/>
    </w:p>
    <w:p w14:paraId="518641B8" w14:textId="77777777" w:rsidR="00FC44EA" w:rsidRPr="009C49E4" w:rsidRDefault="00FC44EA" w:rsidP="000B5F93">
      <w:pPr>
        <w:pStyle w:val="BodyText"/>
        <w:numPr>
          <w:ilvl w:val="0"/>
          <w:numId w:val="39"/>
        </w:numPr>
        <w:spacing w:after="120" w:line="276" w:lineRule="auto"/>
        <w:jc w:val="both"/>
      </w:pPr>
      <w:proofErr w:type="spellStart"/>
      <w:r w:rsidRPr="009C49E4">
        <w:t>Membuat</w:t>
      </w:r>
      <w:proofErr w:type="spellEnd"/>
      <w:r w:rsidRPr="009C49E4">
        <w:t xml:space="preserve"> </w:t>
      </w:r>
      <w:proofErr w:type="spellStart"/>
      <w:r w:rsidRPr="009C49E4">
        <w:t>desain</w:t>
      </w:r>
      <w:proofErr w:type="spellEnd"/>
      <w:r w:rsidRPr="009C49E4">
        <w:t xml:space="preserve"> </w:t>
      </w:r>
      <w:proofErr w:type="spellStart"/>
      <w:r w:rsidRPr="009C49E4">
        <w:t>alur</w:t>
      </w:r>
      <w:proofErr w:type="spellEnd"/>
      <w:r w:rsidRPr="009C49E4">
        <w:t xml:space="preserve"> </w:t>
      </w:r>
      <w:proofErr w:type="spellStart"/>
      <w:r w:rsidRPr="009C49E4">
        <w:t>pemompaan</w:t>
      </w:r>
      <w:proofErr w:type="spellEnd"/>
      <w:r w:rsidRPr="009C49E4">
        <w:t xml:space="preserve"> air dan </w:t>
      </w:r>
      <w:proofErr w:type="spellStart"/>
      <w:r w:rsidRPr="009C49E4">
        <w:t>drainase</w:t>
      </w:r>
      <w:proofErr w:type="spellEnd"/>
      <w:r w:rsidRPr="009C49E4">
        <w:t xml:space="preserve"> air </w:t>
      </w:r>
      <w:proofErr w:type="spellStart"/>
      <w:r w:rsidRPr="009C49E4">
        <w:t>dari</w:t>
      </w:r>
      <w:proofErr w:type="spellEnd"/>
      <w:r w:rsidRPr="009C49E4">
        <w:t xml:space="preserve"> pit </w:t>
      </w:r>
      <w:proofErr w:type="spellStart"/>
      <w:r w:rsidRPr="009C49E4">
        <w:t>ke</w:t>
      </w:r>
      <w:proofErr w:type="spellEnd"/>
      <w:r w:rsidRPr="009C49E4">
        <w:t xml:space="preserve"> </w:t>
      </w:r>
      <w:r w:rsidRPr="00513F69">
        <w:rPr>
          <w:i/>
        </w:rPr>
        <w:t>settling pond</w:t>
      </w:r>
      <w:r w:rsidRPr="009C49E4">
        <w:t>/</w:t>
      </w:r>
      <w:proofErr w:type="spellStart"/>
      <w:r w:rsidRPr="009C49E4">
        <w:t>kolam</w:t>
      </w:r>
      <w:proofErr w:type="spellEnd"/>
      <w:r w:rsidRPr="009C49E4">
        <w:t xml:space="preserve"> </w:t>
      </w:r>
      <w:proofErr w:type="spellStart"/>
      <w:r w:rsidRPr="009C49E4">
        <w:lastRenderedPageBreak/>
        <w:t>pengendapan</w:t>
      </w:r>
      <w:proofErr w:type="spellEnd"/>
      <w:r w:rsidRPr="009C49E4">
        <w:t xml:space="preserve"> </w:t>
      </w:r>
      <w:proofErr w:type="spellStart"/>
      <w:r w:rsidRPr="009C49E4">
        <w:t>lumpur</w:t>
      </w:r>
      <w:proofErr w:type="spellEnd"/>
    </w:p>
    <w:p w14:paraId="269413E0" w14:textId="77777777" w:rsidR="00FC44EA" w:rsidRPr="009C49E4" w:rsidRDefault="00FC44EA" w:rsidP="000B5F93">
      <w:pPr>
        <w:pStyle w:val="BodyText"/>
        <w:numPr>
          <w:ilvl w:val="0"/>
          <w:numId w:val="39"/>
        </w:numPr>
        <w:spacing w:after="120" w:line="276" w:lineRule="auto"/>
        <w:jc w:val="both"/>
      </w:pPr>
      <w:proofErr w:type="spellStart"/>
      <w:r w:rsidRPr="009C49E4">
        <w:t>Membuat</w:t>
      </w:r>
      <w:proofErr w:type="spellEnd"/>
      <w:r w:rsidRPr="009C49E4">
        <w:t xml:space="preserve"> </w:t>
      </w:r>
      <w:proofErr w:type="spellStart"/>
      <w:r w:rsidRPr="009C49E4">
        <w:t>desain</w:t>
      </w:r>
      <w:proofErr w:type="spellEnd"/>
      <w:r w:rsidRPr="009C49E4">
        <w:t xml:space="preserve"> </w:t>
      </w:r>
      <w:proofErr w:type="spellStart"/>
      <w:r w:rsidRPr="009C49E4">
        <w:t>alur</w:t>
      </w:r>
      <w:proofErr w:type="spellEnd"/>
      <w:r w:rsidRPr="009C49E4">
        <w:t xml:space="preserve"> </w:t>
      </w:r>
      <w:proofErr w:type="spellStart"/>
      <w:r w:rsidRPr="009C49E4">
        <w:t>pengelolaan</w:t>
      </w:r>
      <w:proofErr w:type="spellEnd"/>
      <w:r w:rsidRPr="009C49E4">
        <w:t xml:space="preserve"> air </w:t>
      </w:r>
      <w:proofErr w:type="spellStart"/>
      <w:r w:rsidRPr="009C49E4">
        <w:t>dari</w:t>
      </w:r>
      <w:proofErr w:type="spellEnd"/>
      <w:r w:rsidRPr="009C49E4">
        <w:t xml:space="preserve"> </w:t>
      </w:r>
      <w:proofErr w:type="spellStart"/>
      <w:r w:rsidRPr="009C49E4">
        <w:t>kegiatan</w:t>
      </w:r>
      <w:proofErr w:type="spellEnd"/>
      <w:r w:rsidRPr="009C49E4">
        <w:t xml:space="preserve"> di </w:t>
      </w:r>
      <w:proofErr w:type="spellStart"/>
      <w:r w:rsidRPr="009C49E4">
        <w:t>bagian</w:t>
      </w:r>
      <w:proofErr w:type="spellEnd"/>
      <w:r w:rsidRPr="009C49E4">
        <w:t xml:space="preserve"> </w:t>
      </w:r>
      <w:r w:rsidRPr="00513F69">
        <w:rPr>
          <w:i/>
        </w:rPr>
        <w:t>maintenance</w:t>
      </w:r>
      <w:r w:rsidRPr="009C49E4">
        <w:t>/</w:t>
      </w:r>
      <w:r w:rsidRPr="00513F69">
        <w:rPr>
          <w:i/>
        </w:rPr>
        <w:t>workshop</w:t>
      </w:r>
      <w:r w:rsidRPr="009C49E4">
        <w:t xml:space="preserve">/ </w:t>
      </w:r>
      <w:proofErr w:type="spellStart"/>
      <w:r w:rsidRPr="009C49E4">
        <w:t>domestik</w:t>
      </w:r>
      <w:proofErr w:type="spellEnd"/>
    </w:p>
    <w:p w14:paraId="19CB3EA9" w14:textId="77777777" w:rsidR="00090245" w:rsidRPr="00513F69" w:rsidRDefault="00FC44EA" w:rsidP="000B5F93">
      <w:pPr>
        <w:pStyle w:val="BodyText"/>
        <w:numPr>
          <w:ilvl w:val="0"/>
          <w:numId w:val="39"/>
        </w:numPr>
        <w:spacing w:after="120" w:line="276" w:lineRule="auto"/>
        <w:jc w:val="both"/>
      </w:pPr>
      <w:proofErr w:type="spellStart"/>
      <w:r w:rsidRPr="009C49E4">
        <w:t>Membuat</w:t>
      </w:r>
      <w:proofErr w:type="spellEnd"/>
      <w:r w:rsidRPr="009C49E4">
        <w:t xml:space="preserve"> program </w:t>
      </w:r>
      <w:proofErr w:type="spellStart"/>
      <w:r w:rsidRPr="009C49E4">
        <w:t>penanganan</w:t>
      </w:r>
      <w:proofErr w:type="spellEnd"/>
      <w:r w:rsidRPr="009C49E4">
        <w:t xml:space="preserve"> </w:t>
      </w:r>
      <w:proofErr w:type="spellStart"/>
      <w:r w:rsidRPr="009C49E4">
        <w:t>kualitas</w:t>
      </w:r>
      <w:proofErr w:type="spellEnd"/>
      <w:r w:rsidRPr="009C49E4">
        <w:t xml:space="preserve"> air yang </w:t>
      </w:r>
      <w:proofErr w:type="spellStart"/>
      <w:r w:rsidRPr="009C49E4">
        <w:t>terdiri</w:t>
      </w:r>
      <w:proofErr w:type="spellEnd"/>
      <w:r w:rsidRPr="009C49E4">
        <w:t xml:space="preserve"> </w:t>
      </w:r>
      <w:proofErr w:type="spellStart"/>
      <w:r w:rsidRPr="009C49E4">
        <w:t>dari</w:t>
      </w:r>
      <w:proofErr w:type="spellEnd"/>
      <w:r w:rsidRPr="009C49E4">
        <w:t xml:space="preserve"> program, </w:t>
      </w:r>
      <w:proofErr w:type="spellStart"/>
      <w:r w:rsidRPr="009C49E4">
        <w:t>pemilihan</w:t>
      </w:r>
      <w:proofErr w:type="spellEnd"/>
      <w:r w:rsidRPr="009C49E4">
        <w:t xml:space="preserve"> </w:t>
      </w:r>
      <w:proofErr w:type="spellStart"/>
      <w:r w:rsidRPr="009C49E4">
        <w:t>personil</w:t>
      </w:r>
      <w:proofErr w:type="spellEnd"/>
      <w:r w:rsidRPr="009C49E4">
        <w:t xml:space="preserve">, training, APD, </w:t>
      </w:r>
      <w:proofErr w:type="spellStart"/>
      <w:r w:rsidRPr="009C49E4">
        <w:t>jadwal</w:t>
      </w:r>
      <w:proofErr w:type="spellEnd"/>
      <w:r w:rsidRPr="009C49E4">
        <w:t xml:space="preserve"> </w:t>
      </w:r>
      <w:proofErr w:type="spellStart"/>
      <w:r w:rsidRPr="009C49E4">
        <w:t>pengukuran</w:t>
      </w:r>
      <w:proofErr w:type="spellEnd"/>
      <w:r w:rsidRPr="009C49E4">
        <w:t xml:space="preserve"> </w:t>
      </w:r>
      <w:proofErr w:type="spellStart"/>
      <w:r w:rsidRPr="009C49E4">
        <w:t>kualitas</w:t>
      </w:r>
      <w:proofErr w:type="spellEnd"/>
      <w:r w:rsidRPr="009C49E4">
        <w:t xml:space="preserve"> air dan Analisa</w:t>
      </w:r>
    </w:p>
    <w:p w14:paraId="252F9B69" w14:textId="77777777" w:rsidR="00090245" w:rsidRPr="009C49E4" w:rsidRDefault="00090245" w:rsidP="000B5F93">
      <w:pPr>
        <w:pStyle w:val="BodyText"/>
        <w:spacing w:after="120" w:line="276" w:lineRule="auto"/>
        <w:ind w:left="720"/>
        <w:jc w:val="both"/>
        <w:rPr>
          <w:b/>
          <w:u w:val="single"/>
        </w:rPr>
      </w:pPr>
      <w:proofErr w:type="spellStart"/>
      <w:r w:rsidRPr="009C49E4">
        <w:rPr>
          <w:b/>
          <w:u w:val="single"/>
        </w:rPr>
        <w:t>Catatan</w:t>
      </w:r>
      <w:proofErr w:type="spellEnd"/>
      <w:r w:rsidRPr="009C49E4">
        <w:rPr>
          <w:b/>
          <w:u w:val="single"/>
        </w:rPr>
        <w:t xml:space="preserve"> </w:t>
      </w:r>
      <w:proofErr w:type="spellStart"/>
      <w:r w:rsidRPr="009C49E4">
        <w:rPr>
          <w:b/>
          <w:u w:val="single"/>
        </w:rPr>
        <w:t>Penting</w:t>
      </w:r>
      <w:proofErr w:type="spellEnd"/>
      <w:r w:rsidRPr="009C49E4">
        <w:rPr>
          <w:b/>
          <w:u w:val="single"/>
        </w:rPr>
        <w:t>:</w:t>
      </w:r>
    </w:p>
    <w:p w14:paraId="2E69BF99" w14:textId="77777777" w:rsidR="00090245" w:rsidRPr="00814AD1" w:rsidRDefault="00BC02D3" w:rsidP="000B5F93">
      <w:pPr>
        <w:pStyle w:val="BodyText"/>
        <w:spacing w:after="120" w:line="276" w:lineRule="auto"/>
        <w:ind w:left="720"/>
        <w:jc w:val="both"/>
      </w:pPr>
      <w:proofErr w:type="spellStart"/>
      <w:r w:rsidRPr="009C49E4">
        <w:t>Dokumen</w:t>
      </w:r>
      <w:proofErr w:type="spellEnd"/>
      <w:r w:rsidRPr="009C49E4">
        <w:t xml:space="preserve"> </w:t>
      </w:r>
      <w:proofErr w:type="spellStart"/>
      <w:r w:rsidRPr="009C49E4">
        <w:t>terkait</w:t>
      </w:r>
      <w:proofErr w:type="spellEnd"/>
      <w:r w:rsidRPr="009C49E4">
        <w:t xml:space="preserve"> </w:t>
      </w:r>
      <w:proofErr w:type="spellStart"/>
      <w:r w:rsidRPr="009C49E4">
        <w:t>pengelolaan</w:t>
      </w:r>
      <w:proofErr w:type="spellEnd"/>
      <w:r w:rsidRPr="009C49E4">
        <w:t xml:space="preserve"> </w:t>
      </w:r>
      <w:proofErr w:type="spellStart"/>
      <w:r w:rsidRPr="009C49E4">
        <w:t>lingkungan</w:t>
      </w:r>
      <w:proofErr w:type="spellEnd"/>
      <w:r w:rsidRPr="009C49E4">
        <w:t xml:space="preserve"> dan </w:t>
      </w:r>
      <w:proofErr w:type="spellStart"/>
      <w:r w:rsidRPr="009C49E4">
        <w:t>keanekaragaman</w:t>
      </w:r>
      <w:proofErr w:type="spellEnd"/>
      <w:r w:rsidRPr="009C49E4">
        <w:t xml:space="preserve"> </w:t>
      </w:r>
      <w:proofErr w:type="spellStart"/>
      <w:r w:rsidRPr="009C49E4">
        <w:t>hayati</w:t>
      </w:r>
      <w:proofErr w:type="spellEnd"/>
      <w:r w:rsidRPr="009C49E4">
        <w:t xml:space="preserve"> (</w:t>
      </w:r>
      <w:r w:rsidRPr="009C49E4">
        <w:rPr>
          <w:i/>
        </w:rPr>
        <w:t>Environmental and Biodiversity Management Plan)</w:t>
      </w:r>
      <w:r w:rsidRPr="009C49E4">
        <w:t xml:space="preserve"> </w:t>
      </w:r>
      <w:proofErr w:type="spellStart"/>
      <w:r w:rsidRPr="009C49E4">
        <w:t>serta</w:t>
      </w:r>
      <w:proofErr w:type="spellEnd"/>
      <w:r w:rsidRPr="009C49E4">
        <w:t xml:space="preserve"> </w:t>
      </w:r>
      <w:proofErr w:type="spellStart"/>
      <w:r w:rsidRPr="009C49E4">
        <w:t>pengelolaan</w:t>
      </w:r>
      <w:proofErr w:type="spellEnd"/>
      <w:r w:rsidRPr="009C49E4">
        <w:t xml:space="preserve"> air (</w:t>
      </w:r>
      <w:r w:rsidRPr="009C49E4">
        <w:rPr>
          <w:i/>
        </w:rPr>
        <w:t>Water Management Plan</w:t>
      </w:r>
      <w:r w:rsidRPr="009C49E4">
        <w:t xml:space="preserve">) </w:t>
      </w:r>
      <w:proofErr w:type="spellStart"/>
      <w:r w:rsidRPr="009C49E4">
        <w:t>disusun</w:t>
      </w:r>
      <w:proofErr w:type="spellEnd"/>
      <w:r w:rsidRPr="009C49E4">
        <w:t xml:space="preserve"> </w:t>
      </w:r>
      <w:proofErr w:type="spellStart"/>
      <w:r w:rsidRPr="009C49E4">
        <w:t>secara</w:t>
      </w:r>
      <w:proofErr w:type="spellEnd"/>
      <w:r w:rsidRPr="009C49E4">
        <w:t xml:space="preserve"> </w:t>
      </w:r>
      <w:proofErr w:type="spellStart"/>
      <w:r w:rsidRPr="009C49E4">
        <w:t>terpisah</w:t>
      </w:r>
      <w:proofErr w:type="spellEnd"/>
      <w:r w:rsidRPr="009C49E4">
        <w:t xml:space="preserve"> </w:t>
      </w:r>
      <w:proofErr w:type="spellStart"/>
      <w:r w:rsidRPr="009C49E4">
        <w:t>bersama</w:t>
      </w:r>
      <w:proofErr w:type="spellEnd"/>
      <w:r w:rsidRPr="009C49E4">
        <w:t xml:space="preserve"> </w:t>
      </w:r>
      <w:proofErr w:type="spellStart"/>
      <w:r w:rsidRPr="009C49E4">
        <w:t>dokumen</w:t>
      </w:r>
      <w:proofErr w:type="spellEnd"/>
      <w:r w:rsidRPr="009C49E4">
        <w:t xml:space="preserve"> </w:t>
      </w:r>
      <w:proofErr w:type="spellStart"/>
      <w:r w:rsidRPr="009C49E4">
        <w:t>ini</w:t>
      </w:r>
      <w:proofErr w:type="spellEnd"/>
      <w:r>
        <w:t>.</w:t>
      </w:r>
    </w:p>
    <w:p w14:paraId="29E809C1" w14:textId="77777777" w:rsidR="00132E0D" w:rsidRPr="00996F94" w:rsidRDefault="00996F94" w:rsidP="000B5F93">
      <w:pPr>
        <w:pStyle w:val="Heading1"/>
        <w:numPr>
          <w:ilvl w:val="0"/>
          <w:numId w:val="1"/>
        </w:numPr>
        <w:tabs>
          <w:tab w:val="left" w:pos="720"/>
        </w:tabs>
        <w:spacing w:line="276" w:lineRule="auto"/>
        <w:ind w:left="734" w:hanging="547"/>
        <w:rPr>
          <w:w w:val="105"/>
          <w:sz w:val="22"/>
        </w:rPr>
      </w:pPr>
      <w:proofErr w:type="spellStart"/>
      <w:r w:rsidRPr="00996F94">
        <w:rPr>
          <w:w w:val="105"/>
          <w:sz w:val="22"/>
        </w:rPr>
        <w:t>Sistem</w:t>
      </w:r>
      <w:proofErr w:type="spellEnd"/>
      <w:r w:rsidRPr="00996F94">
        <w:rPr>
          <w:w w:val="105"/>
          <w:sz w:val="22"/>
        </w:rPr>
        <w:t xml:space="preserve"> </w:t>
      </w:r>
      <w:proofErr w:type="spellStart"/>
      <w:r w:rsidRPr="00996F94">
        <w:rPr>
          <w:w w:val="105"/>
          <w:sz w:val="22"/>
        </w:rPr>
        <w:t>Tanggap</w:t>
      </w:r>
      <w:proofErr w:type="spellEnd"/>
      <w:r w:rsidRPr="00996F94">
        <w:rPr>
          <w:w w:val="105"/>
          <w:sz w:val="22"/>
        </w:rPr>
        <w:t xml:space="preserve"> </w:t>
      </w:r>
      <w:proofErr w:type="spellStart"/>
      <w:r w:rsidRPr="00996F94">
        <w:rPr>
          <w:w w:val="105"/>
          <w:sz w:val="22"/>
        </w:rPr>
        <w:t>Darurat</w:t>
      </w:r>
      <w:proofErr w:type="spellEnd"/>
      <w:r w:rsidRPr="00996F94">
        <w:rPr>
          <w:w w:val="105"/>
          <w:sz w:val="22"/>
        </w:rPr>
        <w:t xml:space="preserve"> dan </w:t>
      </w:r>
      <w:proofErr w:type="spellStart"/>
      <w:r w:rsidRPr="00996F94">
        <w:rPr>
          <w:w w:val="105"/>
          <w:sz w:val="22"/>
        </w:rPr>
        <w:t>Pengelolaan</w:t>
      </w:r>
      <w:proofErr w:type="spellEnd"/>
      <w:r w:rsidRPr="00996F94">
        <w:rPr>
          <w:w w:val="105"/>
          <w:sz w:val="22"/>
        </w:rPr>
        <w:t xml:space="preserve"> </w:t>
      </w:r>
      <w:proofErr w:type="spellStart"/>
      <w:r w:rsidRPr="00996F94">
        <w:rPr>
          <w:w w:val="105"/>
          <w:sz w:val="22"/>
        </w:rPr>
        <w:t>Krisis</w:t>
      </w:r>
      <w:proofErr w:type="spellEnd"/>
    </w:p>
    <w:p w14:paraId="45CAFB4B" w14:textId="77777777" w:rsidR="001221E1" w:rsidRPr="00814AD1" w:rsidRDefault="008C78D1" w:rsidP="000B5F93">
      <w:pPr>
        <w:pStyle w:val="BodyText"/>
        <w:spacing w:after="120" w:line="276" w:lineRule="auto"/>
        <w:ind w:left="720"/>
        <w:jc w:val="both"/>
      </w:pPr>
      <w:r w:rsidRPr="00814AD1">
        <w:t xml:space="preserve">Perusahaan </w:t>
      </w:r>
      <w:proofErr w:type="spellStart"/>
      <w:r w:rsidRPr="00814AD1">
        <w:t>mempersiapkan</w:t>
      </w:r>
      <w:proofErr w:type="spellEnd"/>
      <w:r w:rsidRPr="00814AD1">
        <w:t xml:space="preserve"> </w:t>
      </w:r>
      <w:proofErr w:type="spellStart"/>
      <w:r w:rsidRPr="00814AD1">
        <w:t>sistem</w:t>
      </w:r>
      <w:proofErr w:type="spellEnd"/>
      <w:r w:rsidRPr="00814AD1">
        <w:t xml:space="preserve"> </w:t>
      </w:r>
      <w:proofErr w:type="spellStart"/>
      <w:r w:rsidRPr="00814AD1">
        <w:t>tanggap</w:t>
      </w:r>
      <w:proofErr w:type="spellEnd"/>
      <w:r w:rsidRPr="00814AD1">
        <w:t xml:space="preserve"> </w:t>
      </w:r>
      <w:proofErr w:type="spellStart"/>
      <w:r w:rsidRPr="00814AD1">
        <w:t>darurat</w:t>
      </w:r>
      <w:proofErr w:type="spellEnd"/>
      <w:r w:rsidRPr="00814AD1">
        <w:t xml:space="preserve"> dan </w:t>
      </w:r>
      <w:proofErr w:type="spellStart"/>
      <w:r w:rsidRPr="00814AD1">
        <w:t>penanganan</w:t>
      </w:r>
      <w:proofErr w:type="spellEnd"/>
      <w:r w:rsidRPr="00814AD1">
        <w:t xml:space="preserve"> </w:t>
      </w:r>
      <w:proofErr w:type="spellStart"/>
      <w:r w:rsidRPr="00814AD1">
        <w:t>situasi</w:t>
      </w:r>
      <w:proofErr w:type="spellEnd"/>
      <w:r w:rsidRPr="00814AD1">
        <w:t xml:space="preserve"> </w:t>
      </w:r>
      <w:proofErr w:type="spellStart"/>
      <w:r w:rsidRPr="00814AD1">
        <w:t>krisis</w:t>
      </w:r>
      <w:proofErr w:type="spellEnd"/>
      <w:r w:rsidRPr="00814AD1">
        <w:t xml:space="preserve"> </w:t>
      </w:r>
      <w:proofErr w:type="spellStart"/>
      <w:r w:rsidRPr="00814AD1">
        <w:t>melalui</w:t>
      </w:r>
      <w:proofErr w:type="spellEnd"/>
      <w:r w:rsidRPr="00814AD1">
        <w:t xml:space="preserve"> proses yang </w:t>
      </w:r>
      <w:proofErr w:type="spellStart"/>
      <w:r w:rsidRPr="00814AD1">
        <w:t>terstruktur</w:t>
      </w:r>
      <w:proofErr w:type="spellEnd"/>
      <w:r w:rsidRPr="00814AD1">
        <w:t xml:space="preserve"> dan </w:t>
      </w:r>
      <w:proofErr w:type="spellStart"/>
      <w:r w:rsidRPr="00814AD1">
        <w:t>sistematis</w:t>
      </w:r>
      <w:proofErr w:type="spellEnd"/>
      <w:r w:rsidRPr="00814AD1">
        <w:t>.</w:t>
      </w:r>
      <w:r w:rsidR="004331C8" w:rsidRPr="00814AD1">
        <w:t xml:space="preserve"> </w:t>
      </w:r>
      <w:proofErr w:type="spellStart"/>
      <w:r w:rsidR="004331C8" w:rsidRPr="00814AD1">
        <w:t>Sistem</w:t>
      </w:r>
      <w:proofErr w:type="spellEnd"/>
      <w:r w:rsidR="004331C8" w:rsidRPr="00814AD1">
        <w:t xml:space="preserve"> </w:t>
      </w:r>
      <w:proofErr w:type="spellStart"/>
      <w:r w:rsidR="004331C8" w:rsidRPr="00814AD1">
        <w:t>tanggap</w:t>
      </w:r>
      <w:proofErr w:type="spellEnd"/>
      <w:r w:rsidR="004331C8" w:rsidRPr="00814AD1">
        <w:t xml:space="preserve"> </w:t>
      </w:r>
      <w:proofErr w:type="spellStart"/>
      <w:r w:rsidR="004331C8" w:rsidRPr="00814AD1">
        <w:t>darurat</w:t>
      </w:r>
      <w:proofErr w:type="spellEnd"/>
      <w:r w:rsidR="004331C8" w:rsidRPr="00814AD1">
        <w:t xml:space="preserve"> dan </w:t>
      </w:r>
      <w:proofErr w:type="spellStart"/>
      <w:r w:rsidR="004331C8" w:rsidRPr="00814AD1">
        <w:t>penanganan</w:t>
      </w:r>
      <w:proofErr w:type="spellEnd"/>
      <w:r w:rsidR="004331C8" w:rsidRPr="00814AD1">
        <w:t xml:space="preserve"> </w:t>
      </w:r>
      <w:proofErr w:type="spellStart"/>
      <w:r w:rsidR="004331C8" w:rsidRPr="00814AD1">
        <w:t>situasi</w:t>
      </w:r>
      <w:proofErr w:type="spellEnd"/>
      <w:r w:rsidR="004331C8" w:rsidRPr="00814AD1">
        <w:t xml:space="preserve"> </w:t>
      </w:r>
      <w:proofErr w:type="spellStart"/>
      <w:r w:rsidR="004331C8" w:rsidRPr="00814AD1">
        <w:t>k</w:t>
      </w:r>
      <w:r w:rsidR="007E7C2A">
        <w:t>r</w:t>
      </w:r>
      <w:r w:rsidR="004331C8" w:rsidRPr="00814AD1">
        <w:t>i</w:t>
      </w:r>
      <w:r w:rsidR="007E7C2A">
        <w:t>s</w:t>
      </w:r>
      <w:r w:rsidR="004331C8" w:rsidRPr="00814AD1">
        <w:t>is</w:t>
      </w:r>
      <w:proofErr w:type="spellEnd"/>
      <w:r w:rsidR="004331C8" w:rsidRPr="00814AD1">
        <w:t xml:space="preserve"> </w:t>
      </w:r>
      <w:proofErr w:type="spellStart"/>
      <w:r w:rsidR="004331C8" w:rsidRPr="00814AD1">
        <w:t>dilakukan</w:t>
      </w:r>
      <w:proofErr w:type="spellEnd"/>
      <w:r w:rsidR="004331C8" w:rsidRPr="00814AD1">
        <w:t xml:space="preserve"> </w:t>
      </w:r>
      <w:proofErr w:type="spellStart"/>
      <w:r w:rsidR="004331C8" w:rsidRPr="00814AD1">
        <w:t>dalam</w:t>
      </w:r>
      <w:proofErr w:type="spellEnd"/>
      <w:r w:rsidR="004331C8" w:rsidRPr="00814AD1">
        <w:t xml:space="preserve"> </w:t>
      </w:r>
      <w:proofErr w:type="spellStart"/>
      <w:r w:rsidR="004331C8" w:rsidRPr="00814AD1">
        <w:t>kerangka</w:t>
      </w:r>
      <w:proofErr w:type="spellEnd"/>
      <w:r w:rsidR="004331C8" w:rsidRPr="00814AD1">
        <w:t xml:space="preserve"> </w:t>
      </w:r>
      <w:proofErr w:type="spellStart"/>
      <w:r w:rsidR="004331C8" w:rsidRPr="00814AD1">
        <w:t>peraturan</w:t>
      </w:r>
      <w:proofErr w:type="spellEnd"/>
      <w:r w:rsidR="004331C8" w:rsidRPr="00814AD1">
        <w:t xml:space="preserve"> </w:t>
      </w:r>
      <w:proofErr w:type="spellStart"/>
      <w:r w:rsidR="004331C8" w:rsidRPr="00814AD1">
        <w:t>perundangan</w:t>
      </w:r>
      <w:proofErr w:type="spellEnd"/>
      <w:r w:rsidR="004331C8" w:rsidRPr="00814AD1">
        <w:t xml:space="preserve"> dan </w:t>
      </w:r>
      <w:proofErr w:type="spellStart"/>
      <w:r w:rsidR="004331C8" w:rsidRPr="00814AD1">
        <w:t>batasan</w:t>
      </w:r>
      <w:proofErr w:type="spellEnd"/>
      <w:r w:rsidR="004331C8" w:rsidRPr="00814AD1">
        <w:t xml:space="preserve"> </w:t>
      </w:r>
      <w:proofErr w:type="spellStart"/>
      <w:r w:rsidR="004331C8" w:rsidRPr="00814AD1">
        <w:t>klausul</w:t>
      </w:r>
      <w:proofErr w:type="spellEnd"/>
      <w:r w:rsidR="004331C8" w:rsidRPr="00814AD1">
        <w:t xml:space="preserve"> </w:t>
      </w:r>
      <w:proofErr w:type="spellStart"/>
      <w:r w:rsidR="004331C8" w:rsidRPr="00814AD1">
        <w:t>kontraktual</w:t>
      </w:r>
      <w:proofErr w:type="spellEnd"/>
      <w:r w:rsidR="007E7C2A">
        <w:t xml:space="preserve"> </w:t>
      </w:r>
      <w:proofErr w:type="spellStart"/>
      <w:r w:rsidR="007E7C2A">
        <w:t>dengan</w:t>
      </w:r>
      <w:proofErr w:type="spellEnd"/>
      <w:r w:rsidR="007E7C2A">
        <w:t xml:space="preserve"> </w:t>
      </w:r>
      <w:proofErr w:type="spellStart"/>
      <w:r w:rsidR="007E7C2A">
        <w:t>prosedur</w:t>
      </w:r>
      <w:proofErr w:type="spellEnd"/>
      <w:r w:rsidR="007E7C2A">
        <w:t xml:space="preserve"> </w:t>
      </w:r>
      <w:proofErr w:type="spellStart"/>
      <w:r w:rsidR="007E7C2A">
        <w:t>sebagai</w:t>
      </w:r>
      <w:proofErr w:type="spellEnd"/>
      <w:r w:rsidR="007E7C2A">
        <w:t xml:space="preserve"> </w:t>
      </w:r>
      <w:proofErr w:type="spellStart"/>
      <w:r w:rsidR="007E7C2A">
        <w:t>berikut</w:t>
      </w:r>
      <w:proofErr w:type="spellEnd"/>
      <w:r w:rsidR="007E7C2A">
        <w:t>:</w:t>
      </w:r>
    </w:p>
    <w:p w14:paraId="17173F58" w14:textId="77777777" w:rsidR="004331C8" w:rsidRPr="00814AD1" w:rsidRDefault="008C78D1" w:rsidP="000B5F93">
      <w:pPr>
        <w:pStyle w:val="BodyText"/>
        <w:numPr>
          <w:ilvl w:val="0"/>
          <w:numId w:val="40"/>
        </w:numPr>
        <w:spacing w:after="120" w:line="276" w:lineRule="auto"/>
        <w:jc w:val="both"/>
      </w:pPr>
      <w:proofErr w:type="spellStart"/>
      <w:r w:rsidRPr="00814AD1">
        <w:t>Identifikasi</w:t>
      </w:r>
      <w:proofErr w:type="spellEnd"/>
      <w:r w:rsidRPr="00814AD1">
        <w:t xml:space="preserve"> </w:t>
      </w:r>
      <w:proofErr w:type="spellStart"/>
      <w:r w:rsidRPr="00814AD1">
        <w:t>potensi</w:t>
      </w:r>
      <w:proofErr w:type="spellEnd"/>
      <w:r w:rsidRPr="00814AD1">
        <w:t xml:space="preserve"> </w:t>
      </w:r>
      <w:proofErr w:type="spellStart"/>
      <w:r w:rsidRPr="00814AD1">
        <w:t>kedaruratan</w:t>
      </w:r>
      <w:proofErr w:type="spellEnd"/>
      <w:r w:rsidRPr="00814AD1">
        <w:t xml:space="preserve"> yang </w:t>
      </w:r>
      <w:proofErr w:type="spellStart"/>
      <w:r w:rsidRPr="00814AD1">
        <w:t>mungkin</w:t>
      </w:r>
      <w:proofErr w:type="spellEnd"/>
      <w:r w:rsidRPr="00814AD1">
        <w:t xml:space="preserve"> </w:t>
      </w:r>
      <w:proofErr w:type="spellStart"/>
      <w:r w:rsidRPr="00814AD1">
        <w:t>terjad</w:t>
      </w:r>
      <w:r w:rsidR="002618FD" w:rsidRPr="00814AD1">
        <w:t>i</w:t>
      </w:r>
      <w:proofErr w:type="spellEnd"/>
      <w:r w:rsidR="002618FD" w:rsidRPr="00814AD1">
        <w:t xml:space="preserve"> dan </w:t>
      </w:r>
      <w:proofErr w:type="spellStart"/>
      <w:r w:rsidR="002618FD" w:rsidRPr="00814AD1">
        <w:t>potensi</w:t>
      </w:r>
      <w:proofErr w:type="spellEnd"/>
      <w:r w:rsidR="002618FD" w:rsidRPr="00814AD1">
        <w:t xml:space="preserve"> </w:t>
      </w:r>
      <w:proofErr w:type="spellStart"/>
      <w:r w:rsidR="002618FD" w:rsidRPr="00814AD1">
        <w:t>eskalasinya</w:t>
      </w:r>
      <w:proofErr w:type="spellEnd"/>
    </w:p>
    <w:p w14:paraId="71E5D74D" w14:textId="77777777" w:rsidR="004331C8" w:rsidRPr="00814AD1" w:rsidRDefault="004331C8" w:rsidP="000B5F93">
      <w:pPr>
        <w:pStyle w:val="BodyText"/>
        <w:numPr>
          <w:ilvl w:val="0"/>
          <w:numId w:val="40"/>
        </w:numPr>
        <w:spacing w:after="120" w:line="276" w:lineRule="auto"/>
        <w:jc w:val="both"/>
      </w:pPr>
      <w:proofErr w:type="spellStart"/>
      <w:r w:rsidRPr="00814AD1">
        <w:t>Identifikasi</w:t>
      </w:r>
      <w:proofErr w:type="spellEnd"/>
      <w:r w:rsidRPr="00814AD1">
        <w:t xml:space="preserve"> </w:t>
      </w:r>
      <w:proofErr w:type="spellStart"/>
      <w:r w:rsidRPr="00814AD1">
        <w:t>sumberdaya</w:t>
      </w:r>
      <w:proofErr w:type="spellEnd"/>
      <w:r w:rsidRPr="00814AD1">
        <w:t xml:space="preserve"> yang </w:t>
      </w:r>
      <w:proofErr w:type="spellStart"/>
      <w:r w:rsidRPr="00814AD1">
        <w:t>dapat</w:t>
      </w:r>
      <w:proofErr w:type="spellEnd"/>
      <w:r w:rsidRPr="00814AD1">
        <w:t xml:space="preserve"> </w:t>
      </w:r>
      <w:proofErr w:type="spellStart"/>
      <w:r w:rsidRPr="00814AD1">
        <w:t>dimanfaatkan</w:t>
      </w:r>
      <w:proofErr w:type="spellEnd"/>
      <w:r w:rsidRPr="00814AD1">
        <w:t xml:space="preserve"> </w:t>
      </w:r>
      <w:proofErr w:type="spellStart"/>
      <w:r w:rsidRPr="00814AD1">
        <w:t>untuk</w:t>
      </w:r>
      <w:proofErr w:type="spellEnd"/>
      <w:r w:rsidRPr="00814AD1">
        <w:t xml:space="preserve"> </w:t>
      </w:r>
      <w:proofErr w:type="spellStart"/>
      <w:r w:rsidRPr="00814AD1">
        <w:t>penanganan</w:t>
      </w:r>
      <w:proofErr w:type="spellEnd"/>
      <w:r w:rsidRPr="00814AD1">
        <w:t xml:space="preserve"> dan </w:t>
      </w:r>
      <w:proofErr w:type="spellStart"/>
      <w:r w:rsidRPr="00814AD1">
        <w:t>pengendalian</w:t>
      </w:r>
      <w:proofErr w:type="spellEnd"/>
    </w:p>
    <w:p w14:paraId="198197FE" w14:textId="77777777" w:rsidR="008C78D1" w:rsidRPr="00814AD1" w:rsidRDefault="004331C8" w:rsidP="000B5F93">
      <w:pPr>
        <w:pStyle w:val="BodyText"/>
        <w:numPr>
          <w:ilvl w:val="0"/>
          <w:numId w:val="40"/>
        </w:numPr>
        <w:spacing w:after="120" w:line="276" w:lineRule="auto"/>
        <w:jc w:val="both"/>
      </w:pPr>
      <w:proofErr w:type="spellStart"/>
      <w:r w:rsidRPr="00814AD1">
        <w:t>Penetapan</w:t>
      </w:r>
      <w:proofErr w:type="spellEnd"/>
      <w:r w:rsidRPr="00814AD1">
        <w:t xml:space="preserve"> </w:t>
      </w:r>
      <w:proofErr w:type="spellStart"/>
      <w:r w:rsidRPr="00814AD1">
        <w:t>prosedur</w:t>
      </w:r>
      <w:proofErr w:type="spellEnd"/>
      <w:r w:rsidRPr="00814AD1">
        <w:t xml:space="preserve"> </w:t>
      </w:r>
      <w:proofErr w:type="spellStart"/>
      <w:r w:rsidRPr="00814AD1">
        <w:t>tanggap</w:t>
      </w:r>
      <w:proofErr w:type="spellEnd"/>
      <w:r w:rsidRPr="00814AD1">
        <w:t xml:space="preserve"> </w:t>
      </w:r>
      <w:proofErr w:type="spellStart"/>
      <w:r w:rsidRPr="00814AD1">
        <w:t>darurat</w:t>
      </w:r>
      <w:proofErr w:type="spellEnd"/>
      <w:r w:rsidRPr="00814AD1">
        <w:t xml:space="preserve"> dan </w:t>
      </w:r>
      <w:proofErr w:type="spellStart"/>
      <w:r w:rsidRPr="00814AD1">
        <w:t>manajemen</w:t>
      </w:r>
      <w:proofErr w:type="spellEnd"/>
      <w:r w:rsidRPr="00814AD1">
        <w:t xml:space="preserve"> </w:t>
      </w:r>
      <w:proofErr w:type="spellStart"/>
      <w:r w:rsidRPr="00814AD1">
        <w:t>situasi</w:t>
      </w:r>
      <w:proofErr w:type="spellEnd"/>
      <w:r w:rsidRPr="00814AD1">
        <w:t xml:space="preserve"> </w:t>
      </w:r>
      <w:proofErr w:type="spellStart"/>
      <w:r w:rsidRPr="00814AD1">
        <w:t>krisis</w:t>
      </w:r>
      <w:proofErr w:type="spellEnd"/>
    </w:p>
    <w:p w14:paraId="1BB097DC" w14:textId="77777777" w:rsidR="004331C8" w:rsidRPr="00814AD1" w:rsidRDefault="004331C8" w:rsidP="000B5F93">
      <w:pPr>
        <w:pStyle w:val="BodyText"/>
        <w:numPr>
          <w:ilvl w:val="0"/>
          <w:numId w:val="40"/>
        </w:numPr>
        <w:spacing w:after="120" w:line="276" w:lineRule="auto"/>
        <w:jc w:val="both"/>
      </w:pPr>
      <w:proofErr w:type="spellStart"/>
      <w:r w:rsidRPr="00814AD1">
        <w:t>Pengadaan</w:t>
      </w:r>
      <w:proofErr w:type="spellEnd"/>
      <w:r w:rsidRPr="00814AD1">
        <w:t xml:space="preserve"> </w:t>
      </w:r>
      <w:proofErr w:type="spellStart"/>
      <w:r w:rsidRPr="00814AD1">
        <w:t>kelengkapan</w:t>
      </w:r>
      <w:proofErr w:type="spellEnd"/>
      <w:r w:rsidRPr="00814AD1">
        <w:t xml:space="preserve"> dan </w:t>
      </w:r>
      <w:proofErr w:type="spellStart"/>
      <w:r w:rsidRPr="00814AD1">
        <w:t>peralatan</w:t>
      </w:r>
      <w:proofErr w:type="spellEnd"/>
      <w:r w:rsidRPr="00814AD1">
        <w:t xml:space="preserve"> </w:t>
      </w:r>
      <w:proofErr w:type="spellStart"/>
      <w:r w:rsidRPr="00814AD1">
        <w:t>tanggap</w:t>
      </w:r>
      <w:proofErr w:type="spellEnd"/>
      <w:r w:rsidRPr="00814AD1">
        <w:t xml:space="preserve"> </w:t>
      </w:r>
      <w:proofErr w:type="spellStart"/>
      <w:r w:rsidRPr="00814AD1">
        <w:t>darurat</w:t>
      </w:r>
      <w:proofErr w:type="spellEnd"/>
    </w:p>
    <w:p w14:paraId="60BE8951" w14:textId="77777777" w:rsidR="004331C8" w:rsidRPr="00814AD1" w:rsidRDefault="004331C8" w:rsidP="000B5F93">
      <w:pPr>
        <w:pStyle w:val="BodyText"/>
        <w:numPr>
          <w:ilvl w:val="0"/>
          <w:numId w:val="40"/>
        </w:numPr>
        <w:spacing w:after="120" w:line="276" w:lineRule="auto"/>
        <w:jc w:val="both"/>
      </w:pPr>
      <w:proofErr w:type="spellStart"/>
      <w:r w:rsidRPr="00814AD1">
        <w:t>Penetapan</w:t>
      </w:r>
      <w:proofErr w:type="spellEnd"/>
      <w:r w:rsidRPr="00814AD1">
        <w:t xml:space="preserve"> dan </w:t>
      </w:r>
      <w:proofErr w:type="spellStart"/>
      <w:r w:rsidRPr="00814AD1">
        <w:t>pengesahan</w:t>
      </w:r>
      <w:proofErr w:type="spellEnd"/>
      <w:r w:rsidRPr="00814AD1">
        <w:t xml:space="preserve"> </w:t>
      </w:r>
      <w:proofErr w:type="spellStart"/>
      <w:r w:rsidRPr="00814AD1">
        <w:t>tim</w:t>
      </w:r>
      <w:proofErr w:type="spellEnd"/>
      <w:r w:rsidRPr="00814AD1">
        <w:t xml:space="preserve"> </w:t>
      </w:r>
      <w:proofErr w:type="spellStart"/>
      <w:r w:rsidRPr="00814AD1">
        <w:t>tanggap</w:t>
      </w:r>
      <w:proofErr w:type="spellEnd"/>
      <w:r w:rsidRPr="00814AD1">
        <w:t xml:space="preserve"> </w:t>
      </w:r>
      <w:proofErr w:type="spellStart"/>
      <w:r w:rsidRPr="00814AD1">
        <w:t>darurat</w:t>
      </w:r>
      <w:proofErr w:type="spellEnd"/>
    </w:p>
    <w:p w14:paraId="08A6E3B0" w14:textId="77777777" w:rsidR="004331C8" w:rsidRPr="00814AD1" w:rsidRDefault="004331C8" w:rsidP="000B5F93">
      <w:pPr>
        <w:pStyle w:val="BodyText"/>
        <w:numPr>
          <w:ilvl w:val="0"/>
          <w:numId w:val="40"/>
        </w:numPr>
        <w:spacing w:after="120" w:line="276" w:lineRule="auto"/>
        <w:jc w:val="both"/>
      </w:pPr>
      <w:proofErr w:type="spellStart"/>
      <w:r w:rsidRPr="00814AD1">
        <w:t>Pengujian</w:t>
      </w:r>
      <w:proofErr w:type="spellEnd"/>
      <w:r w:rsidRPr="00814AD1">
        <w:t xml:space="preserve"> </w:t>
      </w:r>
      <w:proofErr w:type="spellStart"/>
      <w:r w:rsidRPr="00814AD1">
        <w:t>efektifitas</w:t>
      </w:r>
      <w:proofErr w:type="spellEnd"/>
      <w:r w:rsidRPr="00814AD1">
        <w:t xml:space="preserve"> </w:t>
      </w:r>
      <w:proofErr w:type="spellStart"/>
      <w:r w:rsidRPr="00814AD1">
        <w:t>sistem</w:t>
      </w:r>
      <w:proofErr w:type="spellEnd"/>
      <w:r w:rsidRPr="00814AD1">
        <w:t xml:space="preserve"> </w:t>
      </w:r>
      <w:proofErr w:type="spellStart"/>
      <w:r w:rsidRPr="00814AD1">
        <w:t>melalui</w:t>
      </w:r>
      <w:proofErr w:type="spellEnd"/>
      <w:r w:rsidRPr="00814AD1">
        <w:t xml:space="preserve"> </w:t>
      </w:r>
      <w:r w:rsidRPr="001B0123">
        <w:rPr>
          <w:i/>
        </w:rPr>
        <w:t>emergency drill</w:t>
      </w:r>
      <w:r w:rsidR="001B0123">
        <w:t>/</w:t>
      </w:r>
      <w:r w:rsidRPr="001B0123">
        <w:rPr>
          <w:i/>
        </w:rPr>
        <w:t>simulation</w:t>
      </w:r>
      <w:r w:rsidRPr="00814AD1">
        <w:t xml:space="preserve"> </w:t>
      </w:r>
      <w:proofErr w:type="spellStart"/>
      <w:r w:rsidRPr="00814AD1">
        <w:t>secara</w:t>
      </w:r>
      <w:proofErr w:type="spellEnd"/>
      <w:r w:rsidRPr="00814AD1">
        <w:t xml:space="preserve"> </w:t>
      </w:r>
      <w:proofErr w:type="spellStart"/>
      <w:r w:rsidRPr="00814AD1">
        <w:t>berkala</w:t>
      </w:r>
      <w:proofErr w:type="spellEnd"/>
      <w:r w:rsidRPr="00814AD1">
        <w:t xml:space="preserve"> di </w:t>
      </w:r>
      <w:proofErr w:type="spellStart"/>
      <w:r w:rsidRPr="00814AD1">
        <w:t>setiap</w:t>
      </w:r>
      <w:proofErr w:type="spellEnd"/>
      <w:r w:rsidRPr="00814AD1">
        <w:t xml:space="preserve"> area </w:t>
      </w:r>
      <w:proofErr w:type="spellStart"/>
      <w:r w:rsidRPr="00814AD1">
        <w:t>kerja</w:t>
      </w:r>
      <w:proofErr w:type="spellEnd"/>
    </w:p>
    <w:p w14:paraId="057982B3" w14:textId="77777777" w:rsidR="004331C8" w:rsidRPr="00814AD1" w:rsidRDefault="004331C8" w:rsidP="000B5F93">
      <w:pPr>
        <w:pStyle w:val="BodyText"/>
        <w:numPr>
          <w:ilvl w:val="0"/>
          <w:numId w:val="40"/>
        </w:numPr>
        <w:spacing w:after="120" w:line="276" w:lineRule="auto"/>
        <w:jc w:val="both"/>
      </w:pPr>
      <w:proofErr w:type="spellStart"/>
      <w:r w:rsidRPr="00814AD1">
        <w:t>Evaluasi</w:t>
      </w:r>
      <w:proofErr w:type="spellEnd"/>
      <w:r w:rsidRPr="00814AD1">
        <w:t xml:space="preserve"> </w:t>
      </w:r>
      <w:proofErr w:type="spellStart"/>
      <w:r w:rsidRPr="00814AD1">
        <w:t>berkala</w:t>
      </w:r>
      <w:proofErr w:type="spellEnd"/>
      <w:r w:rsidRPr="00814AD1">
        <w:t xml:space="preserve"> </w:t>
      </w:r>
      <w:proofErr w:type="spellStart"/>
      <w:r w:rsidRPr="00814AD1">
        <w:t>pelaksanaan</w:t>
      </w:r>
      <w:proofErr w:type="spellEnd"/>
      <w:r w:rsidRPr="00814AD1">
        <w:t xml:space="preserve"> </w:t>
      </w:r>
      <w:proofErr w:type="spellStart"/>
      <w:r w:rsidRPr="00814AD1">
        <w:t>tanggap</w:t>
      </w:r>
      <w:proofErr w:type="spellEnd"/>
      <w:r w:rsidRPr="00814AD1">
        <w:t xml:space="preserve"> </w:t>
      </w:r>
      <w:proofErr w:type="spellStart"/>
      <w:r w:rsidRPr="00814AD1">
        <w:t>darurat</w:t>
      </w:r>
      <w:proofErr w:type="spellEnd"/>
      <w:r w:rsidRPr="00814AD1">
        <w:t xml:space="preserve"> dan </w:t>
      </w:r>
      <w:proofErr w:type="spellStart"/>
      <w:r w:rsidRPr="00814AD1">
        <w:t>manajemen</w:t>
      </w:r>
      <w:proofErr w:type="spellEnd"/>
      <w:r w:rsidRPr="00814AD1">
        <w:t xml:space="preserve"> </w:t>
      </w:r>
      <w:proofErr w:type="spellStart"/>
      <w:r w:rsidRPr="00814AD1">
        <w:t>krisis</w:t>
      </w:r>
      <w:proofErr w:type="spellEnd"/>
      <w:r w:rsidRPr="00814AD1">
        <w:t xml:space="preserve"> </w:t>
      </w:r>
      <w:proofErr w:type="spellStart"/>
      <w:r w:rsidRPr="00814AD1">
        <w:t>pasca</w:t>
      </w:r>
      <w:proofErr w:type="spellEnd"/>
      <w:r w:rsidRPr="00814AD1">
        <w:t xml:space="preserve"> </w:t>
      </w:r>
      <w:proofErr w:type="spellStart"/>
      <w:r w:rsidRPr="00814AD1">
        <w:t>kejadian</w:t>
      </w:r>
      <w:proofErr w:type="spellEnd"/>
      <w:r w:rsidRPr="00814AD1">
        <w:t xml:space="preserve"> </w:t>
      </w:r>
      <w:proofErr w:type="spellStart"/>
      <w:r w:rsidRPr="00814AD1">
        <w:t>kedaruratan</w:t>
      </w:r>
      <w:proofErr w:type="spellEnd"/>
    </w:p>
    <w:p w14:paraId="2197C381" w14:textId="77777777" w:rsidR="00085897" w:rsidRPr="009C49E4" w:rsidRDefault="00085897" w:rsidP="000B5F93">
      <w:pPr>
        <w:pStyle w:val="BodyText"/>
        <w:spacing w:after="120" w:line="276" w:lineRule="auto"/>
        <w:ind w:left="720"/>
        <w:jc w:val="both"/>
      </w:pPr>
      <w:proofErr w:type="spellStart"/>
      <w:r w:rsidRPr="009C49E4">
        <w:t>Prosedur</w:t>
      </w:r>
      <w:proofErr w:type="spellEnd"/>
      <w:r w:rsidRPr="009C49E4">
        <w:t xml:space="preserve"> </w:t>
      </w:r>
      <w:proofErr w:type="spellStart"/>
      <w:r w:rsidRPr="009C49E4">
        <w:t>tanggap</w:t>
      </w:r>
      <w:proofErr w:type="spellEnd"/>
      <w:r w:rsidRPr="009C49E4">
        <w:t xml:space="preserve"> </w:t>
      </w:r>
      <w:proofErr w:type="spellStart"/>
      <w:r w:rsidRPr="009C49E4">
        <w:t>darurat</w:t>
      </w:r>
      <w:proofErr w:type="spellEnd"/>
      <w:r w:rsidRPr="009C49E4">
        <w:t xml:space="preserve"> </w:t>
      </w:r>
      <w:proofErr w:type="spellStart"/>
      <w:r w:rsidRPr="009C49E4">
        <w:t>disesuaikan</w:t>
      </w:r>
      <w:proofErr w:type="spellEnd"/>
      <w:r w:rsidRPr="009C49E4">
        <w:t xml:space="preserve"> </w:t>
      </w:r>
      <w:proofErr w:type="spellStart"/>
      <w:r w:rsidRPr="009C49E4">
        <w:t>dengan</w:t>
      </w:r>
      <w:proofErr w:type="spellEnd"/>
      <w:r w:rsidRPr="009C49E4">
        <w:t xml:space="preserve"> </w:t>
      </w:r>
      <w:proofErr w:type="spellStart"/>
      <w:r w:rsidRPr="009C49E4">
        <w:t>standar</w:t>
      </w:r>
      <w:proofErr w:type="spellEnd"/>
      <w:r w:rsidRPr="009C49E4">
        <w:t>/</w:t>
      </w:r>
      <w:proofErr w:type="spellStart"/>
      <w:r w:rsidRPr="009C49E4">
        <w:t>prosedur</w:t>
      </w:r>
      <w:proofErr w:type="spellEnd"/>
      <w:r w:rsidRPr="009C49E4">
        <w:t xml:space="preserve"> </w:t>
      </w:r>
      <w:proofErr w:type="spellStart"/>
      <w:r w:rsidRPr="009C49E4">
        <w:t>tanggap</w:t>
      </w:r>
      <w:proofErr w:type="spellEnd"/>
      <w:r w:rsidRPr="009C49E4">
        <w:t xml:space="preserve"> </w:t>
      </w:r>
      <w:proofErr w:type="spellStart"/>
      <w:r w:rsidRPr="009C49E4">
        <w:t>darurat</w:t>
      </w:r>
      <w:proofErr w:type="spellEnd"/>
      <w:r w:rsidRPr="009C49E4">
        <w:t xml:space="preserve"> PTMC yang </w:t>
      </w:r>
      <w:proofErr w:type="spellStart"/>
      <w:r w:rsidRPr="009C49E4">
        <w:t>telah</w:t>
      </w:r>
      <w:proofErr w:type="spellEnd"/>
      <w:r w:rsidRPr="009C49E4">
        <w:t xml:space="preserve"> </w:t>
      </w:r>
      <w:proofErr w:type="spellStart"/>
      <w:r w:rsidRPr="009C49E4">
        <w:t>ditetapkan</w:t>
      </w:r>
      <w:proofErr w:type="spellEnd"/>
      <w:r w:rsidRPr="009C49E4">
        <w:t xml:space="preserve"> </w:t>
      </w:r>
      <w:r w:rsidR="007E7C2A">
        <w:t>oleh KTT</w:t>
      </w:r>
      <w:r w:rsidRPr="009C49E4">
        <w:t xml:space="preserve">, </w:t>
      </w:r>
      <w:proofErr w:type="spellStart"/>
      <w:r w:rsidRPr="009C49E4">
        <w:t>termasuk</w:t>
      </w:r>
      <w:proofErr w:type="spellEnd"/>
      <w:r w:rsidRPr="009C49E4">
        <w:t xml:space="preserve"> </w:t>
      </w:r>
      <w:proofErr w:type="spellStart"/>
      <w:r w:rsidRPr="009C49E4">
        <w:t>dalam</w:t>
      </w:r>
      <w:proofErr w:type="spellEnd"/>
      <w:r w:rsidRPr="009C49E4">
        <w:t xml:space="preserve"> </w:t>
      </w:r>
      <w:proofErr w:type="spellStart"/>
      <w:r w:rsidRPr="009C49E4">
        <w:t>hal</w:t>
      </w:r>
      <w:proofErr w:type="spellEnd"/>
      <w:r w:rsidRPr="009C49E4">
        <w:t xml:space="preserve"> </w:t>
      </w:r>
      <w:proofErr w:type="spellStart"/>
      <w:r w:rsidRPr="009C49E4">
        <w:t>ketentuan</w:t>
      </w:r>
      <w:proofErr w:type="spellEnd"/>
      <w:r w:rsidRPr="009C49E4">
        <w:t xml:space="preserve"> </w:t>
      </w:r>
      <w:proofErr w:type="spellStart"/>
      <w:r w:rsidRPr="009C49E4">
        <w:t>penanganan</w:t>
      </w:r>
      <w:proofErr w:type="spellEnd"/>
      <w:r w:rsidRPr="009C49E4">
        <w:t xml:space="preserve"> </w:t>
      </w:r>
      <w:proofErr w:type="spellStart"/>
      <w:r w:rsidRPr="009C49E4">
        <w:t>tanggap</w:t>
      </w:r>
      <w:proofErr w:type="spellEnd"/>
      <w:r w:rsidRPr="009C49E4">
        <w:t xml:space="preserve"> </w:t>
      </w:r>
      <w:proofErr w:type="spellStart"/>
      <w:r w:rsidRPr="009C49E4">
        <w:t>darurat</w:t>
      </w:r>
      <w:proofErr w:type="spellEnd"/>
      <w:r w:rsidRPr="009C49E4">
        <w:t xml:space="preserve"> di </w:t>
      </w:r>
      <w:proofErr w:type="spellStart"/>
      <w:r w:rsidRPr="009C49E4">
        <w:t>lapangan</w:t>
      </w:r>
      <w:proofErr w:type="spellEnd"/>
      <w:r w:rsidRPr="009C49E4">
        <w:t xml:space="preserve"> </w:t>
      </w:r>
      <w:proofErr w:type="spellStart"/>
      <w:r w:rsidRPr="009C49E4">
        <w:t>serta</w:t>
      </w:r>
      <w:proofErr w:type="spellEnd"/>
      <w:r w:rsidRPr="009C49E4">
        <w:t xml:space="preserve"> proses </w:t>
      </w:r>
      <w:r w:rsidRPr="001B0123">
        <w:rPr>
          <w:i/>
        </w:rPr>
        <w:t>medivac</w:t>
      </w:r>
      <w:r w:rsidRPr="009C49E4">
        <w:t>/</w:t>
      </w:r>
      <w:r w:rsidRPr="001B0123">
        <w:rPr>
          <w:i/>
        </w:rPr>
        <w:t>referral</w:t>
      </w:r>
      <w:r w:rsidRPr="009C49E4">
        <w:t xml:space="preserve"> </w:t>
      </w:r>
      <w:proofErr w:type="spellStart"/>
      <w:r w:rsidRPr="009C49E4">
        <w:t>dari</w:t>
      </w:r>
      <w:proofErr w:type="spellEnd"/>
      <w:r w:rsidRPr="009C49E4">
        <w:t xml:space="preserve"> site </w:t>
      </w:r>
      <w:proofErr w:type="spellStart"/>
      <w:r w:rsidRPr="009C49E4">
        <w:t>untuk</w:t>
      </w:r>
      <w:proofErr w:type="spellEnd"/>
      <w:r w:rsidRPr="009C49E4">
        <w:t xml:space="preserve"> korban </w:t>
      </w:r>
      <w:proofErr w:type="spellStart"/>
      <w:r w:rsidRPr="009C49E4">
        <w:t>kedaruratan</w:t>
      </w:r>
      <w:proofErr w:type="spellEnd"/>
      <w:r w:rsidRPr="009C49E4">
        <w:t xml:space="preserve"> </w:t>
      </w:r>
      <w:proofErr w:type="spellStart"/>
      <w:r w:rsidRPr="009C49E4">
        <w:t>akibat</w:t>
      </w:r>
      <w:proofErr w:type="spellEnd"/>
      <w:r w:rsidRPr="009C49E4">
        <w:t xml:space="preserve"> </w:t>
      </w:r>
      <w:proofErr w:type="spellStart"/>
      <w:r w:rsidRPr="009C49E4">
        <w:t>kecelakaan</w:t>
      </w:r>
      <w:proofErr w:type="spellEnd"/>
      <w:r w:rsidRPr="009C49E4">
        <w:t xml:space="preserve"> </w:t>
      </w:r>
      <w:proofErr w:type="spellStart"/>
      <w:r w:rsidRPr="009C49E4">
        <w:t>ataupun</w:t>
      </w:r>
      <w:proofErr w:type="spellEnd"/>
      <w:r w:rsidRPr="009C49E4">
        <w:t xml:space="preserve"> </w:t>
      </w:r>
      <w:proofErr w:type="spellStart"/>
      <w:r w:rsidRPr="009C49E4">
        <w:t>sakit</w:t>
      </w:r>
      <w:proofErr w:type="spellEnd"/>
      <w:r w:rsidRPr="009C49E4">
        <w:t xml:space="preserve"> di </w:t>
      </w:r>
      <w:proofErr w:type="spellStart"/>
      <w:r w:rsidRPr="009C49E4">
        <w:t>tempat</w:t>
      </w:r>
      <w:proofErr w:type="spellEnd"/>
      <w:r w:rsidRPr="009C49E4">
        <w:t xml:space="preserve"> </w:t>
      </w:r>
      <w:proofErr w:type="spellStart"/>
      <w:r w:rsidRPr="009C49E4">
        <w:t>kerja</w:t>
      </w:r>
      <w:proofErr w:type="spellEnd"/>
      <w:r w:rsidRPr="009C49E4">
        <w:t>.</w:t>
      </w:r>
    </w:p>
    <w:p w14:paraId="5633E15C" w14:textId="77777777" w:rsidR="003574FA" w:rsidRPr="009C49E4" w:rsidRDefault="00085897" w:rsidP="000B5F93">
      <w:pPr>
        <w:pStyle w:val="BodyText"/>
        <w:spacing w:after="120" w:line="276" w:lineRule="auto"/>
        <w:ind w:left="720"/>
        <w:jc w:val="both"/>
      </w:pPr>
      <w:proofErr w:type="spellStart"/>
      <w:r w:rsidRPr="009C49E4">
        <w:t>Setiap</w:t>
      </w:r>
      <w:proofErr w:type="spellEnd"/>
      <w:r w:rsidRPr="009C49E4">
        <w:t xml:space="preserve"> </w:t>
      </w:r>
      <w:proofErr w:type="spellStart"/>
      <w:r w:rsidRPr="009C49E4">
        <w:t>kejadian</w:t>
      </w:r>
      <w:proofErr w:type="spellEnd"/>
      <w:r w:rsidRPr="009C49E4">
        <w:t xml:space="preserve"> </w:t>
      </w:r>
      <w:proofErr w:type="spellStart"/>
      <w:r w:rsidRPr="009C49E4">
        <w:t>kedaruratan</w:t>
      </w:r>
      <w:proofErr w:type="spellEnd"/>
      <w:r w:rsidRPr="009C49E4">
        <w:t xml:space="preserve"> yang </w:t>
      </w:r>
      <w:proofErr w:type="spellStart"/>
      <w:r w:rsidRPr="009C49E4">
        <w:t>terjadi</w:t>
      </w:r>
      <w:proofErr w:type="spellEnd"/>
      <w:r w:rsidRPr="009C49E4">
        <w:t xml:space="preserve"> di site </w:t>
      </w:r>
      <w:proofErr w:type="spellStart"/>
      <w:r w:rsidRPr="009C49E4">
        <w:t>termasuk</w:t>
      </w:r>
      <w:proofErr w:type="spellEnd"/>
      <w:r w:rsidRPr="009C49E4">
        <w:t xml:space="preserve"> </w:t>
      </w:r>
      <w:proofErr w:type="spellStart"/>
      <w:r w:rsidRPr="009C49E4">
        <w:t>kecelakaan</w:t>
      </w:r>
      <w:proofErr w:type="spellEnd"/>
      <w:r w:rsidRPr="009C49E4">
        <w:t xml:space="preserve"> dan </w:t>
      </w:r>
      <w:proofErr w:type="spellStart"/>
      <w:r w:rsidRPr="009C49E4">
        <w:t>kejadian</w:t>
      </w:r>
      <w:proofErr w:type="spellEnd"/>
      <w:r w:rsidRPr="009C49E4">
        <w:t xml:space="preserve"> </w:t>
      </w:r>
      <w:proofErr w:type="spellStart"/>
      <w:r w:rsidRPr="009C49E4">
        <w:t>berbahaya</w:t>
      </w:r>
      <w:proofErr w:type="spellEnd"/>
      <w:r w:rsidRPr="009C49E4">
        <w:t xml:space="preserve"> </w:t>
      </w:r>
      <w:proofErr w:type="spellStart"/>
      <w:r w:rsidRPr="009C49E4">
        <w:t>tambang</w:t>
      </w:r>
      <w:proofErr w:type="spellEnd"/>
      <w:r w:rsidRPr="009C49E4">
        <w:t xml:space="preserve">, </w:t>
      </w:r>
      <w:proofErr w:type="spellStart"/>
      <w:r w:rsidRPr="009C49E4">
        <w:t>k</w:t>
      </w:r>
      <w:r w:rsidR="00CB3690">
        <w:t>ejadian</w:t>
      </w:r>
      <w:proofErr w:type="spellEnd"/>
      <w:r w:rsidR="00CB3690">
        <w:t xml:space="preserve"> </w:t>
      </w:r>
      <w:proofErr w:type="spellStart"/>
      <w:r w:rsidR="00CB3690">
        <w:t>sakit</w:t>
      </w:r>
      <w:proofErr w:type="spellEnd"/>
      <w:r w:rsidR="00CB3690">
        <w:t xml:space="preserve"> di </w:t>
      </w:r>
      <w:proofErr w:type="spellStart"/>
      <w:r w:rsidR="00CB3690">
        <w:t>tempat</w:t>
      </w:r>
      <w:proofErr w:type="spellEnd"/>
      <w:r w:rsidR="00CB3690">
        <w:t xml:space="preserve"> </w:t>
      </w:r>
      <w:proofErr w:type="spellStart"/>
      <w:r w:rsidR="00CB3690">
        <w:t>kerja</w:t>
      </w:r>
      <w:proofErr w:type="spellEnd"/>
      <w:r w:rsidR="00CB3690">
        <w:t>/</w:t>
      </w:r>
      <w:proofErr w:type="spellStart"/>
      <w:r w:rsidRPr="009C49E4">
        <w:t>kejadian</w:t>
      </w:r>
      <w:proofErr w:type="spellEnd"/>
      <w:r w:rsidRPr="009C49E4">
        <w:t xml:space="preserve"> </w:t>
      </w:r>
      <w:proofErr w:type="spellStart"/>
      <w:r w:rsidRPr="009C49E4">
        <w:t>akibat</w:t>
      </w:r>
      <w:proofErr w:type="spellEnd"/>
      <w:r w:rsidRPr="009C49E4">
        <w:t xml:space="preserve"> </w:t>
      </w:r>
      <w:proofErr w:type="spellStart"/>
      <w:r w:rsidRPr="009C49E4">
        <w:t>penyakit</w:t>
      </w:r>
      <w:proofErr w:type="spellEnd"/>
      <w:r w:rsidRPr="009C49E4">
        <w:t xml:space="preserve"> </w:t>
      </w:r>
      <w:proofErr w:type="spellStart"/>
      <w:r w:rsidRPr="009C49E4">
        <w:t>tenaga</w:t>
      </w:r>
      <w:proofErr w:type="spellEnd"/>
      <w:r w:rsidRPr="009C49E4">
        <w:t xml:space="preserve"> </w:t>
      </w:r>
      <w:proofErr w:type="spellStart"/>
      <w:r w:rsidRPr="009C49E4">
        <w:t>kerja</w:t>
      </w:r>
      <w:proofErr w:type="spellEnd"/>
      <w:r w:rsidRPr="009C49E4">
        <w:t xml:space="preserve">, </w:t>
      </w:r>
      <w:proofErr w:type="spellStart"/>
      <w:r w:rsidRPr="009C49E4">
        <w:t>serta</w:t>
      </w:r>
      <w:proofErr w:type="spellEnd"/>
      <w:r w:rsidRPr="009C49E4">
        <w:t xml:space="preserve"> </w:t>
      </w:r>
      <w:proofErr w:type="spellStart"/>
      <w:r w:rsidRPr="009C49E4">
        <w:t>penyakit</w:t>
      </w:r>
      <w:proofErr w:type="spellEnd"/>
      <w:r w:rsidRPr="009C49E4">
        <w:t xml:space="preserve"> </w:t>
      </w:r>
      <w:proofErr w:type="spellStart"/>
      <w:r w:rsidRPr="009C49E4">
        <w:t>akibat</w:t>
      </w:r>
      <w:proofErr w:type="spellEnd"/>
      <w:r w:rsidRPr="009C49E4">
        <w:t xml:space="preserve"> </w:t>
      </w:r>
      <w:proofErr w:type="spellStart"/>
      <w:r w:rsidRPr="009C49E4">
        <w:t>kerja</w:t>
      </w:r>
      <w:proofErr w:type="spellEnd"/>
      <w:r w:rsidRPr="009C49E4">
        <w:t xml:space="preserve"> </w:t>
      </w:r>
      <w:proofErr w:type="spellStart"/>
      <w:r w:rsidRPr="009C49E4">
        <w:t>akan</w:t>
      </w:r>
      <w:proofErr w:type="spellEnd"/>
      <w:r w:rsidRPr="009C49E4">
        <w:t xml:space="preserve"> </w:t>
      </w:r>
      <w:proofErr w:type="spellStart"/>
      <w:r w:rsidRPr="009C49E4">
        <w:t>dilaporkan</w:t>
      </w:r>
      <w:proofErr w:type="spellEnd"/>
      <w:r w:rsidRPr="009C49E4">
        <w:t xml:space="preserve"> </w:t>
      </w:r>
      <w:r w:rsidR="007E7C2A">
        <w:t>oleh KTT</w:t>
      </w:r>
      <w:r w:rsidRPr="009C49E4">
        <w:t xml:space="preserve"> </w:t>
      </w:r>
      <w:proofErr w:type="spellStart"/>
      <w:r w:rsidRPr="009C49E4">
        <w:t>untuk</w:t>
      </w:r>
      <w:proofErr w:type="spellEnd"/>
      <w:r w:rsidRPr="009C49E4">
        <w:t xml:space="preserve"> </w:t>
      </w:r>
      <w:proofErr w:type="spellStart"/>
      <w:r w:rsidRPr="009C49E4">
        <w:t>selanjutnya</w:t>
      </w:r>
      <w:proofErr w:type="spellEnd"/>
      <w:r w:rsidRPr="009C49E4">
        <w:t xml:space="preserve"> </w:t>
      </w:r>
      <w:proofErr w:type="spellStart"/>
      <w:r w:rsidRPr="009C49E4">
        <w:t>diteruskan</w:t>
      </w:r>
      <w:proofErr w:type="spellEnd"/>
      <w:r w:rsidRPr="009C49E4">
        <w:t xml:space="preserve"> </w:t>
      </w:r>
      <w:proofErr w:type="spellStart"/>
      <w:r w:rsidRPr="009C49E4">
        <w:t>kepada</w:t>
      </w:r>
      <w:proofErr w:type="spellEnd"/>
      <w:r w:rsidRPr="009C49E4">
        <w:t xml:space="preserve"> </w:t>
      </w:r>
      <w:proofErr w:type="spellStart"/>
      <w:r w:rsidRPr="009C49E4">
        <w:t>pihak</w:t>
      </w:r>
      <w:proofErr w:type="spellEnd"/>
      <w:r w:rsidRPr="009C49E4">
        <w:t xml:space="preserve"> </w:t>
      </w:r>
      <w:proofErr w:type="spellStart"/>
      <w:r w:rsidRPr="009C49E4">
        <w:t>berwenang</w:t>
      </w:r>
      <w:proofErr w:type="spellEnd"/>
      <w:r w:rsidRPr="009C49E4">
        <w:t xml:space="preserve"> </w:t>
      </w:r>
      <w:proofErr w:type="spellStart"/>
      <w:r w:rsidRPr="009C49E4">
        <w:t>sebagaimana</w:t>
      </w:r>
      <w:proofErr w:type="spellEnd"/>
      <w:r w:rsidRPr="009C49E4">
        <w:t xml:space="preserve"> </w:t>
      </w:r>
      <w:proofErr w:type="spellStart"/>
      <w:r w:rsidRPr="009C49E4">
        <w:t>diatur</w:t>
      </w:r>
      <w:proofErr w:type="spellEnd"/>
      <w:r w:rsidRPr="009C49E4">
        <w:t xml:space="preserve"> di </w:t>
      </w:r>
      <w:proofErr w:type="spellStart"/>
      <w:r w:rsidRPr="009C49E4">
        <w:t>dalam</w:t>
      </w:r>
      <w:proofErr w:type="spellEnd"/>
      <w:r w:rsidRPr="009C49E4">
        <w:t xml:space="preserve"> </w:t>
      </w:r>
      <w:proofErr w:type="spellStart"/>
      <w:r w:rsidRPr="009C49E4">
        <w:t>Kepmen</w:t>
      </w:r>
      <w:proofErr w:type="spellEnd"/>
      <w:r w:rsidRPr="009C49E4">
        <w:t xml:space="preserve"> ESDM No. 1806K/30/MEM/2018.</w:t>
      </w:r>
    </w:p>
    <w:tbl>
      <w:tblPr>
        <w:tblW w:w="8460" w:type="dxa"/>
        <w:tblInd w:w="71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0"/>
        <w:gridCol w:w="3340"/>
        <w:gridCol w:w="3470"/>
        <w:tblGridChange w:id="360">
          <w:tblGrid>
            <w:gridCol w:w="1650"/>
            <w:gridCol w:w="3340"/>
            <w:gridCol w:w="3470"/>
          </w:tblGrid>
        </w:tblGridChange>
      </w:tblGrid>
      <w:tr w:rsidR="009C49E4" w:rsidRPr="009C49E4" w14:paraId="46C84E3B" w14:textId="77777777" w:rsidTr="00090245">
        <w:trPr>
          <w:trHeight w:val="378"/>
        </w:trPr>
        <w:tc>
          <w:tcPr>
            <w:tcW w:w="84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1F597ACA" w14:textId="77777777" w:rsidR="00FA189D" w:rsidRPr="009C49E4" w:rsidRDefault="00FA189D" w:rsidP="000B5F93">
            <w:pPr>
              <w:pStyle w:val="BodyText"/>
              <w:spacing w:after="120" w:line="276" w:lineRule="auto"/>
              <w:ind w:left="720" w:right="171"/>
              <w:jc w:val="center"/>
              <w:rPr>
                <w:b/>
              </w:rPr>
            </w:pPr>
            <w:r w:rsidRPr="009C49E4">
              <w:rPr>
                <w:b/>
              </w:rPr>
              <w:t>TABEL HIRARKI PELAPORAN INSIDEN</w:t>
            </w:r>
          </w:p>
        </w:tc>
      </w:tr>
      <w:tr w:rsidR="009C49E4" w:rsidRPr="009C49E4" w14:paraId="13BDCBEA" w14:textId="77777777" w:rsidTr="00090245">
        <w:trPr>
          <w:trHeight w:val="371"/>
        </w:trPr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0D6E05C7" w14:textId="77777777" w:rsidR="00FA189D" w:rsidRPr="009C49E4" w:rsidRDefault="00FA189D" w:rsidP="000B5F93">
            <w:pPr>
              <w:pStyle w:val="BodyText"/>
              <w:spacing w:before="120" w:after="120" w:line="276" w:lineRule="auto"/>
              <w:ind w:left="81" w:right="173"/>
              <w:jc w:val="center"/>
              <w:rPr>
                <w:b/>
              </w:rPr>
            </w:pPr>
            <w:proofErr w:type="spellStart"/>
            <w:r w:rsidRPr="009C49E4">
              <w:rPr>
                <w:b/>
              </w:rPr>
              <w:t>Jenis</w:t>
            </w:r>
            <w:proofErr w:type="spellEnd"/>
            <w:r w:rsidRPr="009C49E4">
              <w:rPr>
                <w:b/>
              </w:rPr>
              <w:t xml:space="preserve"> </w:t>
            </w:r>
            <w:proofErr w:type="spellStart"/>
            <w:r w:rsidRPr="009C49E4">
              <w:rPr>
                <w:b/>
              </w:rPr>
              <w:t>Insiden</w:t>
            </w:r>
            <w:proofErr w:type="spellEnd"/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50E05CB0" w14:textId="77777777" w:rsidR="00FA189D" w:rsidRPr="009C49E4" w:rsidRDefault="00FA189D" w:rsidP="000B5F93">
            <w:pPr>
              <w:pStyle w:val="BodyText"/>
              <w:spacing w:before="120" w:after="120" w:line="276" w:lineRule="auto"/>
              <w:ind w:left="720" w:right="173"/>
              <w:jc w:val="both"/>
              <w:rPr>
                <w:b/>
              </w:rPr>
            </w:pPr>
            <w:proofErr w:type="spellStart"/>
            <w:r w:rsidRPr="009C49E4">
              <w:rPr>
                <w:b/>
              </w:rPr>
              <w:t>Dilaporkan</w:t>
            </w:r>
            <w:proofErr w:type="spellEnd"/>
            <w:r w:rsidRPr="009C49E4">
              <w:rPr>
                <w:b/>
              </w:rPr>
              <w:t xml:space="preserve"> oleh</w:t>
            </w:r>
          </w:p>
        </w:tc>
        <w:tc>
          <w:tcPr>
            <w:tcW w:w="3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4A50AB05" w14:textId="77777777" w:rsidR="00FA189D" w:rsidRPr="009C49E4" w:rsidRDefault="00FA189D" w:rsidP="000B5F93">
            <w:pPr>
              <w:pStyle w:val="BodyText"/>
              <w:spacing w:before="120" w:after="120" w:line="276" w:lineRule="auto"/>
              <w:ind w:left="720" w:right="173"/>
              <w:jc w:val="both"/>
              <w:rPr>
                <w:b/>
              </w:rPr>
            </w:pPr>
            <w:proofErr w:type="spellStart"/>
            <w:r w:rsidRPr="009C49E4">
              <w:rPr>
                <w:b/>
              </w:rPr>
              <w:t>Penerima</w:t>
            </w:r>
            <w:proofErr w:type="spellEnd"/>
            <w:r w:rsidRPr="009C49E4">
              <w:rPr>
                <w:b/>
              </w:rPr>
              <w:t xml:space="preserve"> </w:t>
            </w:r>
            <w:proofErr w:type="spellStart"/>
            <w:r w:rsidRPr="009C49E4">
              <w:rPr>
                <w:b/>
              </w:rPr>
              <w:t>Laporan</w:t>
            </w:r>
            <w:proofErr w:type="spellEnd"/>
          </w:p>
        </w:tc>
      </w:tr>
      <w:tr w:rsidR="009C49E4" w:rsidRPr="009C49E4" w14:paraId="64019D6D" w14:textId="77777777" w:rsidTr="00090245">
        <w:trPr>
          <w:trHeight w:val="285"/>
        </w:trPr>
        <w:tc>
          <w:tcPr>
            <w:tcW w:w="16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73449577" w14:textId="77777777" w:rsidR="00FA189D" w:rsidRPr="00CB3690" w:rsidRDefault="00FA189D" w:rsidP="000B5F93">
            <w:pPr>
              <w:spacing w:line="276" w:lineRule="auto"/>
              <w:rPr>
                <w:i/>
                <w:sz w:val="20"/>
                <w:szCs w:val="20"/>
              </w:rPr>
            </w:pPr>
            <w:r w:rsidRPr="00CB3690">
              <w:rPr>
                <w:i/>
                <w:sz w:val="20"/>
                <w:szCs w:val="20"/>
              </w:rPr>
              <w:t>Near Miss</w:t>
            </w: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2926DEAF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Penanggung</w:t>
            </w:r>
            <w:proofErr w:type="spellEnd"/>
            <w:r w:rsidRPr="009C49E4">
              <w:rPr>
                <w:sz w:val="20"/>
                <w:szCs w:val="20"/>
              </w:rPr>
              <w:t xml:space="preserve"> Jawab </w:t>
            </w:r>
            <w:proofErr w:type="spellStart"/>
            <w:r w:rsidRPr="009C49E4">
              <w:rPr>
                <w:sz w:val="20"/>
                <w:szCs w:val="20"/>
              </w:rPr>
              <w:t>Operasional</w:t>
            </w:r>
            <w:proofErr w:type="spellEnd"/>
            <w:r w:rsidRPr="009C49E4">
              <w:rPr>
                <w:sz w:val="20"/>
                <w:szCs w:val="20"/>
              </w:rPr>
              <w:t xml:space="preserve"> (PJO)</w:t>
            </w:r>
          </w:p>
        </w:tc>
        <w:tc>
          <w:tcPr>
            <w:tcW w:w="3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53399B24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Direktur</w:t>
            </w:r>
            <w:proofErr w:type="spellEnd"/>
            <w:r w:rsidRPr="009C49E4">
              <w:rPr>
                <w:sz w:val="20"/>
                <w:szCs w:val="20"/>
              </w:rPr>
              <w:t xml:space="preserve"> Operation &amp; </w:t>
            </w:r>
            <w:proofErr w:type="spellStart"/>
            <w:r w:rsidRPr="009C49E4">
              <w:rPr>
                <w:sz w:val="20"/>
                <w:szCs w:val="20"/>
              </w:rPr>
              <w:t>Fungsional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terkait</w:t>
            </w:r>
            <w:proofErr w:type="spellEnd"/>
          </w:p>
        </w:tc>
      </w:tr>
      <w:tr w:rsidR="009C49E4" w:rsidRPr="009C49E4" w14:paraId="7CA0DDEF" w14:textId="77777777" w:rsidTr="00090245">
        <w:trPr>
          <w:trHeight w:val="285"/>
        </w:trPr>
        <w:tc>
          <w:tcPr>
            <w:tcW w:w="16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014746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251818C1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r w:rsidRPr="009C49E4">
              <w:rPr>
                <w:sz w:val="20"/>
                <w:szCs w:val="20"/>
              </w:rPr>
              <w:t>Dept. Head / Sect. Head KPE Site</w:t>
            </w:r>
          </w:p>
        </w:tc>
        <w:tc>
          <w:tcPr>
            <w:tcW w:w="3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287A732A" w14:textId="08D5D39A" w:rsidR="00FA189D" w:rsidRPr="009C49E4" w:rsidRDefault="008E6817" w:rsidP="000B5F93">
            <w:pPr>
              <w:spacing w:line="276" w:lineRule="auto"/>
              <w:rPr>
                <w:sz w:val="20"/>
                <w:szCs w:val="20"/>
              </w:rPr>
            </w:pPr>
            <w:ins w:id="361" w:author="Uji Hesti" w:date="2021-09-29T20:54:00Z">
              <w:r w:rsidRPr="008E6817">
                <w:rPr>
                  <w:sz w:val="20"/>
                  <w:szCs w:val="20"/>
                  <w:rPrChange w:id="362" w:author="Uji Hesti" w:date="2021-09-29T20:54:00Z">
                    <w:rPr>
                      <w:sz w:val="20"/>
                      <w:szCs w:val="20"/>
                      <w:highlight w:val="yellow"/>
                    </w:rPr>
                  </w:rPrChange>
                </w:rPr>
                <w:t>Division Head SHED/</w:t>
              </w:r>
              <w:proofErr w:type="spellStart"/>
              <w:r w:rsidRPr="008E6817">
                <w:rPr>
                  <w:sz w:val="20"/>
                  <w:szCs w:val="20"/>
                  <w:rPrChange w:id="363" w:author="Uji Hesti" w:date="2021-09-29T20:54:00Z">
                    <w:rPr>
                      <w:sz w:val="20"/>
                      <w:szCs w:val="20"/>
                      <w:highlight w:val="yellow"/>
                    </w:rPr>
                  </w:rPrChange>
                </w:rPr>
                <w:t>Fungsional</w:t>
              </w:r>
              <w:proofErr w:type="spellEnd"/>
              <w:r w:rsidRPr="008E6817">
                <w:rPr>
                  <w:sz w:val="20"/>
                  <w:szCs w:val="20"/>
                  <w:rPrChange w:id="364" w:author="Uji Hesti" w:date="2021-09-29T20:54:00Z">
                    <w:rPr>
                      <w:sz w:val="20"/>
                      <w:szCs w:val="20"/>
                      <w:highlight w:val="yellow"/>
                    </w:rPr>
                  </w:rPrChange>
                </w:rPr>
                <w:t xml:space="preserve"> </w:t>
              </w:r>
              <w:proofErr w:type="spellStart"/>
              <w:r w:rsidRPr="008E6817">
                <w:rPr>
                  <w:sz w:val="20"/>
                  <w:szCs w:val="20"/>
                  <w:rPrChange w:id="365" w:author="Uji Hesti" w:date="2021-09-29T20:54:00Z">
                    <w:rPr>
                      <w:sz w:val="20"/>
                      <w:szCs w:val="20"/>
                      <w:highlight w:val="yellow"/>
                    </w:rPr>
                  </w:rPrChange>
                </w:rPr>
                <w:t>terkait</w:t>
              </w:r>
            </w:ins>
            <w:proofErr w:type="spellEnd"/>
            <w:del w:id="366" w:author="Uji Hesti" w:date="2021-09-29T20:54:00Z">
              <w:r w:rsidR="00FA189D" w:rsidRPr="009C49E4" w:rsidDel="008E6817">
                <w:rPr>
                  <w:sz w:val="20"/>
                  <w:szCs w:val="20"/>
                </w:rPr>
                <w:delText>Division</w:delText>
              </w:r>
              <w:r w:rsidR="005B0C89" w:rsidRPr="009C49E4" w:rsidDel="008E6817">
                <w:rPr>
                  <w:sz w:val="20"/>
                  <w:szCs w:val="20"/>
                </w:rPr>
                <w:delText>/Department</w:delText>
              </w:r>
              <w:r w:rsidR="00FA189D" w:rsidRPr="009C49E4" w:rsidDel="008E6817">
                <w:rPr>
                  <w:sz w:val="20"/>
                  <w:szCs w:val="20"/>
                </w:rPr>
                <w:delText xml:space="preserve"> Head SHE</w:delText>
              </w:r>
            </w:del>
          </w:p>
        </w:tc>
      </w:tr>
      <w:tr w:rsidR="009C49E4" w:rsidRPr="009C49E4" w14:paraId="4D83CF09" w14:textId="77777777" w:rsidTr="00090245">
        <w:trPr>
          <w:trHeight w:val="394"/>
        </w:trPr>
        <w:tc>
          <w:tcPr>
            <w:tcW w:w="16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426F0532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r w:rsidRPr="00CB3690">
              <w:rPr>
                <w:i/>
                <w:sz w:val="20"/>
                <w:szCs w:val="20"/>
              </w:rPr>
              <w:t>Property Damage</w:t>
            </w:r>
            <w:r w:rsidRPr="009C49E4">
              <w:rPr>
                <w:sz w:val="20"/>
                <w:szCs w:val="20"/>
              </w:rPr>
              <w:t xml:space="preserve"> ˂ USD 10.000</w:t>
            </w: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3827343E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Penanggung</w:t>
            </w:r>
            <w:proofErr w:type="spellEnd"/>
            <w:r w:rsidRPr="009C49E4">
              <w:rPr>
                <w:sz w:val="20"/>
                <w:szCs w:val="20"/>
              </w:rPr>
              <w:t xml:space="preserve"> Jawab </w:t>
            </w:r>
            <w:proofErr w:type="spellStart"/>
            <w:r w:rsidRPr="009C49E4">
              <w:rPr>
                <w:sz w:val="20"/>
                <w:szCs w:val="20"/>
              </w:rPr>
              <w:t>Operasional</w:t>
            </w:r>
            <w:proofErr w:type="spellEnd"/>
            <w:r w:rsidRPr="009C49E4">
              <w:rPr>
                <w:sz w:val="20"/>
                <w:szCs w:val="20"/>
              </w:rPr>
              <w:t xml:space="preserve"> (PJO)</w:t>
            </w:r>
          </w:p>
        </w:tc>
        <w:tc>
          <w:tcPr>
            <w:tcW w:w="3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530C09A3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Direktur</w:t>
            </w:r>
            <w:proofErr w:type="spellEnd"/>
            <w:r w:rsidRPr="009C49E4">
              <w:rPr>
                <w:sz w:val="20"/>
                <w:szCs w:val="20"/>
              </w:rPr>
              <w:t xml:space="preserve"> Operation &amp; </w:t>
            </w:r>
            <w:proofErr w:type="spellStart"/>
            <w:r w:rsidRPr="009C49E4">
              <w:rPr>
                <w:sz w:val="20"/>
                <w:szCs w:val="20"/>
              </w:rPr>
              <w:t>Fungsional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Terkait</w:t>
            </w:r>
            <w:proofErr w:type="spellEnd"/>
          </w:p>
          <w:p w14:paraId="0FDA8743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r w:rsidRPr="009C49E4">
              <w:rPr>
                <w:sz w:val="20"/>
                <w:szCs w:val="20"/>
              </w:rPr>
              <w:t xml:space="preserve">Division Head Operation &amp; </w:t>
            </w:r>
            <w:proofErr w:type="spellStart"/>
            <w:r w:rsidRPr="009C49E4">
              <w:rPr>
                <w:sz w:val="20"/>
                <w:szCs w:val="20"/>
              </w:rPr>
              <w:t>Fungsional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lastRenderedPageBreak/>
              <w:t>Terkait</w:t>
            </w:r>
            <w:proofErr w:type="spellEnd"/>
          </w:p>
        </w:tc>
      </w:tr>
      <w:tr w:rsidR="009C49E4" w:rsidRPr="009C49E4" w14:paraId="2F7D2BF4" w14:textId="77777777" w:rsidTr="00090245">
        <w:trPr>
          <w:trHeight w:val="285"/>
        </w:trPr>
        <w:tc>
          <w:tcPr>
            <w:tcW w:w="16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AA60DD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2752DAE6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r w:rsidRPr="009C49E4">
              <w:rPr>
                <w:sz w:val="20"/>
                <w:szCs w:val="20"/>
              </w:rPr>
              <w:t>Dept. Head / Sect. Head KPE Site</w:t>
            </w:r>
          </w:p>
        </w:tc>
        <w:tc>
          <w:tcPr>
            <w:tcW w:w="3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30A47083" w14:textId="2A48552B" w:rsidR="00FA189D" w:rsidRPr="009C49E4" w:rsidRDefault="008E6817" w:rsidP="000B5F93">
            <w:pPr>
              <w:spacing w:line="276" w:lineRule="auto"/>
              <w:rPr>
                <w:sz w:val="20"/>
                <w:szCs w:val="20"/>
              </w:rPr>
            </w:pPr>
            <w:ins w:id="367" w:author="Uji Hesti" w:date="2021-09-29T20:54:00Z">
              <w:r w:rsidRPr="008E6817">
                <w:rPr>
                  <w:sz w:val="20"/>
                  <w:szCs w:val="20"/>
                  <w:rPrChange w:id="368" w:author="Uji Hesti" w:date="2021-09-29T20:54:00Z">
                    <w:rPr>
                      <w:sz w:val="20"/>
                      <w:szCs w:val="20"/>
                      <w:highlight w:val="yellow"/>
                    </w:rPr>
                  </w:rPrChange>
                </w:rPr>
                <w:t>Division Head SHED/</w:t>
              </w:r>
              <w:proofErr w:type="spellStart"/>
              <w:r w:rsidRPr="008E6817">
                <w:rPr>
                  <w:sz w:val="20"/>
                  <w:szCs w:val="20"/>
                  <w:rPrChange w:id="369" w:author="Uji Hesti" w:date="2021-09-29T20:54:00Z">
                    <w:rPr>
                      <w:sz w:val="20"/>
                      <w:szCs w:val="20"/>
                      <w:highlight w:val="yellow"/>
                    </w:rPr>
                  </w:rPrChange>
                </w:rPr>
                <w:t>Fungsional</w:t>
              </w:r>
              <w:proofErr w:type="spellEnd"/>
              <w:r w:rsidRPr="008E6817">
                <w:rPr>
                  <w:sz w:val="20"/>
                  <w:szCs w:val="20"/>
                  <w:rPrChange w:id="370" w:author="Uji Hesti" w:date="2021-09-29T20:54:00Z">
                    <w:rPr>
                      <w:sz w:val="20"/>
                      <w:szCs w:val="20"/>
                      <w:highlight w:val="yellow"/>
                    </w:rPr>
                  </w:rPrChange>
                </w:rPr>
                <w:t xml:space="preserve"> </w:t>
              </w:r>
              <w:proofErr w:type="spellStart"/>
              <w:r w:rsidRPr="008E6817">
                <w:rPr>
                  <w:sz w:val="20"/>
                  <w:szCs w:val="20"/>
                  <w:rPrChange w:id="371" w:author="Uji Hesti" w:date="2021-09-29T20:54:00Z">
                    <w:rPr>
                      <w:sz w:val="20"/>
                      <w:szCs w:val="20"/>
                      <w:highlight w:val="yellow"/>
                    </w:rPr>
                  </w:rPrChange>
                </w:rPr>
                <w:t>terkait</w:t>
              </w:r>
            </w:ins>
            <w:proofErr w:type="spellEnd"/>
            <w:del w:id="372" w:author="Uji Hesti" w:date="2021-09-29T20:54:00Z">
              <w:r w:rsidR="00FA189D" w:rsidRPr="009C49E4" w:rsidDel="008E6817">
                <w:rPr>
                  <w:sz w:val="20"/>
                  <w:szCs w:val="20"/>
                </w:rPr>
                <w:delText>Division</w:delText>
              </w:r>
              <w:r w:rsidR="00972861" w:rsidRPr="009C49E4" w:rsidDel="008E6817">
                <w:rPr>
                  <w:sz w:val="20"/>
                  <w:szCs w:val="20"/>
                </w:rPr>
                <w:delText>/Department</w:delText>
              </w:r>
              <w:r w:rsidR="00FA189D" w:rsidRPr="009C49E4" w:rsidDel="008E6817">
                <w:rPr>
                  <w:sz w:val="20"/>
                  <w:szCs w:val="20"/>
                </w:rPr>
                <w:delText xml:space="preserve"> Head SHE</w:delText>
              </w:r>
            </w:del>
          </w:p>
        </w:tc>
      </w:tr>
      <w:tr w:rsidR="009C49E4" w:rsidRPr="009C49E4" w14:paraId="2DB1C630" w14:textId="77777777" w:rsidTr="00090245">
        <w:trPr>
          <w:trHeight w:val="488"/>
        </w:trPr>
        <w:tc>
          <w:tcPr>
            <w:tcW w:w="16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700C0BBA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r w:rsidRPr="009C49E4">
              <w:rPr>
                <w:sz w:val="20"/>
                <w:szCs w:val="20"/>
              </w:rPr>
              <w:t>FAI</w:t>
            </w: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192AC17A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Penanggung</w:t>
            </w:r>
            <w:proofErr w:type="spellEnd"/>
            <w:r w:rsidRPr="009C49E4">
              <w:rPr>
                <w:sz w:val="20"/>
                <w:szCs w:val="20"/>
              </w:rPr>
              <w:t xml:space="preserve"> Jawab </w:t>
            </w:r>
            <w:proofErr w:type="spellStart"/>
            <w:r w:rsidRPr="009C49E4">
              <w:rPr>
                <w:sz w:val="20"/>
                <w:szCs w:val="20"/>
              </w:rPr>
              <w:t>Operasional</w:t>
            </w:r>
            <w:proofErr w:type="spellEnd"/>
            <w:r w:rsidRPr="009C49E4">
              <w:rPr>
                <w:sz w:val="20"/>
                <w:szCs w:val="20"/>
              </w:rPr>
              <w:t xml:space="preserve"> (PJO)</w:t>
            </w:r>
          </w:p>
        </w:tc>
        <w:tc>
          <w:tcPr>
            <w:tcW w:w="3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184D362C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Direktur</w:t>
            </w:r>
            <w:proofErr w:type="spellEnd"/>
            <w:r w:rsidRPr="009C49E4">
              <w:rPr>
                <w:sz w:val="20"/>
                <w:szCs w:val="20"/>
              </w:rPr>
              <w:t xml:space="preserve"> Operation</w:t>
            </w:r>
          </w:p>
          <w:p w14:paraId="6523E915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r w:rsidRPr="009C49E4">
              <w:rPr>
                <w:sz w:val="20"/>
                <w:szCs w:val="20"/>
              </w:rPr>
              <w:t xml:space="preserve">Division Head Operation &amp; </w:t>
            </w:r>
            <w:proofErr w:type="spellStart"/>
            <w:r w:rsidRPr="009C49E4">
              <w:rPr>
                <w:sz w:val="20"/>
                <w:szCs w:val="20"/>
              </w:rPr>
              <w:t>Fungsional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terkait</w:t>
            </w:r>
            <w:proofErr w:type="spellEnd"/>
          </w:p>
        </w:tc>
      </w:tr>
      <w:tr w:rsidR="009C49E4" w:rsidRPr="009C49E4" w14:paraId="194270B8" w14:textId="77777777" w:rsidTr="008E6817">
        <w:tblPrEx>
          <w:tblW w:w="8460" w:type="dxa"/>
          <w:tblInd w:w="710" w:type="dxa"/>
          <w:tblCellMar>
            <w:left w:w="0" w:type="dxa"/>
            <w:right w:w="0" w:type="dxa"/>
          </w:tblCellMar>
          <w:tblLook w:val="0600" w:firstRow="0" w:lastRow="0" w:firstColumn="0" w:lastColumn="0" w:noHBand="1" w:noVBand="1"/>
          <w:tblPrExChange w:id="373" w:author="Uji Hesti" w:date="2021-09-29T20:54:00Z">
            <w:tblPrEx>
              <w:tblW w:w="8460" w:type="dxa"/>
              <w:tblInd w:w="710" w:type="dxa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Ex>
          </w:tblPrExChange>
        </w:tblPrEx>
        <w:trPr>
          <w:trHeight w:val="577"/>
          <w:trPrChange w:id="374" w:author="Uji Hesti" w:date="2021-09-29T20:54:00Z">
            <w:trPr>
              <w:trHeight w:val="285"/>
            </w:trPr>
          </w:trPrChange>
        </w:trPr>
        <w:tc>
          <w:tcPr>
            <w:tcW w:w="16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  <w:tcPrChange w:id="375" w:author="Uji Hesti" w:date="2021-09-29T20:54:00Z">
              <w:tcPr>
                <w:tcW w:w="165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  <w:hideMark/>
              </w:tcPr>
            </w:tcPrChange>
          </w:tcPr>
          <w:p w14:paraId="180CE712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  <w:tcPrChange w:id="376" w:author="Uji Hesti" w:date="2021-09-29T20:54:00Z">
              <w:tcPr>
                <w:tcW w:w="334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9" w:type="dxa"/>
                  <w:left w:w="9" w:type="dxa"/>
                  <w:bottom w:w="0" w:type="dxa"/>
                  <w:right w:w="9" w:type="dxa"/>
                </w:tcMar>
                <w:vAlign w:val="center"/>
                <w:hideMark/>
              </w:tcPr>
            </w:tcPrChange>
          </w:tcPr>
          <w:p w14:paraId="420969E4" w14:textId="77777777" w:rsidR="00FA189D" w:rsidRPr="008E6817" w:rsidRDefault="00FA189D" w:rsidP="000B5F93">
            <w:pPr>
              <w:spacing w:line="276" w:lineRule="auto"/>
              <w:rPr>
                <w:sz w:val="20"/>
                <w:szCs w:val="20"/>
                <w:rPrChange w:id="377" w:author="Uji Hesti" w:date="2021-09-29T20:54:00Z">
                  <w:rPr>
                    <w:sz w:val="20"/>
                    <w:szCs w:val="20"/>
                  </w:rPr>
                </w:rPrChange>
              </w:rPr>
            </w:pPr>
            <w:r w:rsidRPr="008E6817">
              <w:rPr>
                <w:sz w:val="20"/>
                <w:szCs w:val="20"/>
                <w:rPrChange w:id="378" w:author="Uji Hesti" w:date="2021-09-29T20:54:00Z">
                  <w:rPr>
                    <w:sz w:val="20"/>
                    <w:szCs w:val="20"/>
                  </w:rPr>
                </w:rPrChange>
              </w:rPr>
              <w:t>Dept. Head / Sect. Head KPE Site</w:t>
            </w:r>
          </w:p>
        </w:tc>
        <w:tc>
          <w:tcPr>
            <w:tcW w:w="3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  <w:tcPrChange w:id="379" w:author="Uji Hesti" w:date="2021-09-29T20:54:00Z">
              <w:tcPr>
                <w:tcW w:w="347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9" w:type="dxa"/>
                  <w:left w:w="9" w:type="dxa"/>
                  <w:bottom w:w="0" w:type="dxa"/>
                  <w:right w:w="9" w:type="dxa"/>
                </w:tcMar>
                <w:vAlign w:val="center"/>
                <w:hideMark/>
              </w:tcPr>
            </w:tcPrChange>
          </w:tcPr>
          <w:p w14:paraId="417B41E7" w14:textId="77777777" w:rsidR="008E6817" w:rsidRPr="008E6817" w:rsidRDefault="008E6817" w:rsidP="008E6817">
            <w:pPr>
              <w:spacing w:line="276" w:lineRule="auto"/>
              <w:rPr>
                <w:ins w:id="380" w:author="Uji Hesti" w:date="2021-09-29T20:54:00Z"/>
                <w:sz w:val="20"/>
                <w:szCs w:val="20"/>
                <w:rPrChange w:id="381" w:author="Uji Hesti" w:date="2021-09-29T20:54:00Z">
                  <w:rPr>
                    <w:ins w:id="382" w:author="Uji Hesti" w:date="2021-09-29T20:54:00Z"/>
                    <w:sz w:val="20"/>
                    <w:szCs w:val="20"/>
                  </w:rPr>
                </w:rPrChange>
              </w:rPr>
            </w:pPr>
            <w:ins w:id="383" w:author="Uji Hesti" w:date="2021-09-29T20:54:00Z">
              <w:r w:rsidRPr="008E6817">
                <w:rPr>
                  <w:sz w:val="20"/>
                  <w:szCs w:val="20"/>
                  <w:rPrChange w:id="384" w:author="Uji Hesti" w:date="2021-09-29T20:54:00Z">
                    <w:rPr>
                      <w:sz w:val="20"/>
                      <w:szCs w:val="20"/>
                      <w:highlight w:val="yellow"/>
                    </w:rPr>
                  </w:rPrChange>
                </w:rPr>
                <w:t>Division Head SHED/</w:t>
              </w:r>
              <w:proofErr w:type="spellStart"/>
              <w:r w:rsidRPr="008E6817">
                <w:rPr>
                  <w:sz w:val="20"/>
                  <w:szCs w:val="20"/>
                  <w:rPrChange w:id="385" w:author="Uji Hesti" w:date="2021-09-29T20:54:00Z">
                    <w:rPr>
                      <w:sz w:val="20"/>
                      <w:szCs w:val="20"/>
                      <w:highlight w:val="yellow"/>
                    </w:rPr>
                  </w:rPrChange>
                </w:rPr>
                <w:t>Fungsional</w:t>
              </w:r>
              <w:proofErr w:type="spellEnd"/>
              <w:r w:rsidRPr="008E6817">
                <w:rPr>
                  <w:sz w:val="20"/>
                  <w:szCs w:val="20"/>
                  <w:rPrChange w:id="386" w:author="Uji Hesti" w:date="2021-09-29T20:54:00Z">
                    <w:rPr>
                      <w:sz w:val="20"/>
                      <w:szCs w:val="20"/>
                      <w:highlight w:val="yellow"/>
                    </w:rPr>
                  </w:rPrChange>
                </w:rPr>
                <w:t xml:space="preserve"> </w:t>
              </w:r>
              <w:proofErr w:type="spellStart"/>
              <w:r w:rsidRPr="008E6817">
                <w:rPr>
                  <w:sz w:val="20"/>
                  <w:szCs w:val="20"/>
                  <w:rPrChange w:id="387" w:author="Uji Hesti" w:date="2021-09-29T20:54:00Z">
                    <w:rPr>
                      <w:sz w:val="20"/>
                      <w:szCs w:val="20"/>
                      <w:highlight w:val="yellow"/>
                    </w:rPr>
                  </w:rPrChange>
                </w:rPr>
                <w:t>terkait</w:t>
              </w:r>
              <w:proofErr w:type="spellEnd"/>
            </w:ins>
          </w:p>
          <w:p w14:paraId="7E302D2F" w14:textId="03158A96" w:rsidR="00FA189D" w:rsidRPr="008E6817" w:rsidRDefault="00FA189D" w:rsidP="000B5F93">
            <w:pPr>
              <w:spacing w:line="276" w:lineRule="auto"/>
              <w:rPr>
                <w:sz w:val="20"/>
                <w:szCs w:val="20"/>
                <w:rPrChange w:id="388" w:author="Uji Hesti" w:date="2021-09-29T20:54:00Z">
                  <w:rPr>
                    <w:sz w:val="20"/>
                    <w:szCs w:val="20"/>
                  </w:rPr>
                </w:rPrChange>
              </w:rPr>
            </w:pPr>
            <w:del w:id="389" w:author="Uji Hesti" w:date="2021-09-29T20:54:00Z">
              <w:r w:rsidRPr="008E6817" w:rsidDel="008E6817">
                <w:rPr>
                  <w:sz w:val="20"/>
                  <w:szCs w:val="20"/>
                  <w:rPrChange w:id="390" w:author="Uji Hesti" w:date="2021-09-29T20:54:00Z">
                    <w:rPr>
                      <w:sz w:val="20"/>
                      <w:szCs w:val="20"/>
                    </w:rPr>
                  </w:rPrChange>
                </w:rPr>
                <w:delText>Division</w:delText>
              </w:r>
              <w:r w:rsidR="00972861" w:rsidRPr="008E6817" w:rsidDel="008E6817">
                <w:rPr>
                  <w:sz w:val="20"/>
                  <w:szCs w:val="20"/>
                  <w:rPrChange w:id="391" w:author="Uji Hesti" w:date="2021-09-29T20:54:00Z">
                    <w:rPr>
                      <w:sz w:val="20"/>
                      <w:szCs w:val="20"/>
                    </w:rPr>
                  </w:rPrChange>
                </w:rPr>
                <w:delText>/Department</w:delText>
              </w:r>
              <w:r w:rsidRPr="008E6817" w:rsidDel="008E6817">
                <w:rPr>
                  <w:sz w:val="20"/>
                  <w:szCs w:val="20"/>
                  <w:rPrChange w:id="392" w:author="Uji Hesti" w:date="2021-09-29T20:54:00Z">
                    <w:rPr>
                      <w:sz w:val="20"/>
                      <w:szCs w:val="20"/>
                    </w:rPr>
                  </w:rPrChange>
                </w:rPr>
                <w:delText xml:space="preserve"> Head SHE </w:delText>
              </w:r>
            </w:del>
          </w:p>
        </w:tc>
      </w:tr>
      <w:tr w:rsidR="009C49E4" w:rsidRPr="009C49E4" w14:paraId="19D8B51F" w14:textId="77777777" w:rsidTr="00090245">
        <w:trPr>
          <w:trHeight w:val="285"/>
        </w:trPr>
        <w:tc>
          <w:tcPr>
            <w:tcW w:w="16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24EAF413" w14:textId="22FDE8C6" w:rsidR="00FA189D" w:rsidRPr="009C49E4" w:rsidRDefault="008E6817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ins w:id="393" w:author="Uji Hesti" w:date="2021-09-29T20:55:00Z">
              <w:r w:rsidRPr="008E6817">
                <w:rPr>
                  <w:sz w:val="20"/>
                  <w:szCs w:val="20"/>
                  <w:rPrChange w:id="394" w:author="Uji Hesti" w:date="2021-09-29T20:55:00Z">
                    <w:rPr>
                      <w:sz w:val="20"/>
                      <w:szCs w:val="20"/>
                      <w:highlight w:val="yellow"/>
                    </w:rPr>
                  </w:rPrChange>
                </w:rPr>
                <w:t>Insiden</w:t>
              </w:r>
              <w:proofErr w:type="spellEnd"/>
              <w:r w:rsidRPr="008E6817">
                <w:rPr>
                  <w:sz w:val="20"/>
                  <w:szCs w:val="20"/>
                  <w:rPrChange w:id="395" w:author="Uji Hesti" w:date="2021-09-29T20:55:00Z">
                    <w:rPr>
                      <w:sz w:val="20"/>
                      <w:szCs w:val="20"/>
                      <w:highlight w:val="yellow"/>
                    </w:rPr>
                  </w:rPrChange>
                </w:rPr>
                <w:t xml:space="preserve"> Major/ LTI/ Fatality</w:t>
              </w:r>
            </w:ins>
            <w:del w:id="396" w:author="Uji Hesti" w:date="2021-09-29T20:55:00Z">
              <w:r w:rsidR="00FA189D" w:rsidRPr="009C49E4" w:rsidDel="008E6817">
                <w:rPr>
                  <w:sz w:val="20"/>
                  <w:szCs w:val="20"/>
                </w:rPr>
                <w:delText>Insiden Major</w:delText>
              </w:r>
            </w:del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64A23D57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Direktur</w:t>
            </w:r>
            <w:proofErr w:type="spellEnd"/>
            <w:r w:rsidRPr="009C49E4">
              <w:rPr>
                <w:sz w:val="20"/>
                <w:szCs w:val="20"/>
              </w:rPr>
              <w:t xml:space="preserve"> Utama SIS</w:t>
            </w:r>
          </w:p>
        </w:tc>
        <w:tc>
          <w:tcPr>
            <w:tcW w:w="3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3F18148A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Direktur</w:t>
            </w:r>
            <w:proofErr w:type="spellEnd"/>
            <w:r w:rsidRPr="009C49E4">
              <w:rPr>
                <w:sz w:val="20"/>
                <w:szCs w:val="20"/>
              </w:rPr>
              <w:t xml:space="preserve"> Adaro Energy </w:t>
            </w:r>
            <w:proofErr w:type="spellStart"/>
            <w:r w:rsidRPr="009C49E4">
              <w:rPr>
                <w:sz w:val="20"/>
                <w:szCs w:val="20"/>
              </w:rPr>
              <w:t>Tbk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terkait</w:t>
            </w:r>
            <w:proofErr w:type="spellEnd"/>
          </w:p>
        </w:tc>
      </w:tr>
      <w:tr w:rsidR="009C49E4" w:rsidRPr="009C49E4" w14:paraId="62636C70" w14:textId="77777777" w:rsidTr="00090245">
        <w:trPr>
          <w:trHeight w:val="285"/>
        </w:trPr>
        <w:tc>
          <w:tcPr>
            <w:tcW w:w="16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A92893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59865FB9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Direktur</w:t>
            </w:r>
            <w:proofErr w:type="spellEnd"/>
            <w:r w:rsidRPr="009C49E4">
              <w:rPr>
                <w:sz w:val="20"/>
                <w:szCs w:val="20"/>
              </w:rPr>
              <w:t xml:space="preserve"> Operation</w:t>
            </w:r>
          </w:p>
        </w:tc>
        <w:tc>
          <w:tcPr>
            <w:tcW w:w="3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1313319F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Direktur</w:t>
            </w:r>
            <w:proofErr w:type="spellEnd"/>
            <w:r w:rsidRPr="009C49E4">
              <w:rPr>
                <w:sz w:val="20"/>
                <w:szCs w:val="20"/>
              </w:rPr>
              <w:t xml:space="preserve"> Utama SIS</w:t>
            </w:r>
          </w:p>
        </w:tc>
      </w:tr>
      <w:tr w:rsidR="009C49E4" w:rsidRPr="009C49E4" w14:paraId="7CAA2841" w14:textId="77777777" w:rsidTr="00090245">
        <w:trPr>
          <w:trHeight w:val="394"/>
        </w:trPr>
        <w:tc>
          <w:tcPr>
            <w:tcW w:w="16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43F010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185D5475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Penanggung</w:t>
            </w:r>
            <w:proofErr w:type="spellEnd"/>
            <w:r w:rsidRPr="009C49E4">
              <w:rPr>
                <w:sz w:val="20"/>
                <w:szCs w:val="20"/>
              </w:rPr>
              <w:t xml:space="preserve"> Jawab </w:t>
            </w:r>
            <w:proofErr w:type="spellStart"/>
            <w:r w:rsidRPr="009C49E4">
              <w:rPr>
                <w:sz w:val="20"/>
                <w:szCs w:val="20"/>
              </w:rPr>
              <w:t>Operasional</w:t>
            </w:r>
            <w:proofErr w:type="spellEnd"/>
            <w:r w:rsidRPr="009C49E4">
              <w:rPr>
                <w:sz w:val="20"/>
                <w:szCs w:val="20"/>
              </w:rPr>
              <w:t xml:space="preserve"> (PJO)</w:t>
            </w:r>
          </w:p>
        </w:tc>
        <w:tc>
          <w:tcPr>
            <w:tcW w:w="3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4F7DBA49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Direktur</w:t>
            </w:r>
            <w:proofErr w:type="spellEnd"/>
            <w:r w:rsidRPr="009C49E4">
              <w:rPr>
                <w:sz w:val="20"/>
                <w:szCs w:val="20"/>
              </w:rPr>
              <w:t xml:space="preserve"> Operation &amp; </w:t>
            </w:r>
            <w:proofErr w:type="spellStart"/>
            <w:r w:rsidRPr="009C49E4">
              <w:rPr>
                <w:sz w:val="20"/>
                <w:szCs w:val="20"/>
              </w:rPr>
              <w:t>Fungsional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Terkait</w:t>
            </w:r>
            <w:proofErr w:type="spellEnd"/>
          </w:p>
          <w:p w14:paraId="25605BB0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r w:rsidRPr="009C49E4">
              <w:rPr>
                <w:sz w:val="20"/>
                <w:szCs w:val="20"/>
              </w:rPr>
              <w:t xml:space="preserve">Division Head Operation &amp; </w:t>
            </w:r>
            <w:proofErr w:type="spellStart"/>
            <w:r w:rsidRPr="009C49E4">
              <w:rPr>
                <w:sz w:val="20"/>
                <w:szCs w:val="20"/>
              </w:rPr>
              <w:t>Fungsional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Terkait</w:t>
            </w:r>
            <w:proofErr w:type="spellEnd"/>
          </w:p>
        </w:tc>
      </w:tr>
      <w:tr w:rsidR="009C49E4" w:rsidRPr="009C49E4" w14:paraId="5254AC05" w14:textId="77777777" w:rsidTr="00090245">
        <w:trPr>
          <w:trHeight w:val="285"/>
        </w:trPr>
        <w:tc>
          <w:tcPr>
            <w:tcW w:w="16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D74418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2B5C1793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r w:rsidRPr="009C49E4">
              <w:rPr>
                <w:sz w:val="20"/>
                <w:szCs w:val="20"/>
              </w:rPr>
              <w:t>Division</w:t>
            </w:r>
            <w:r w:rsidR="00972861" w:rsidRPr="009C49E4">
              <w:rPr>
                <w:sz w:val="20"/>
                <w:szCs w:val="20"/>
              </w:rPr>
              <w:t>/Department</w:t>
            </w:r>
            <w:r w:rsidRPr="009C49E4">
              <w:rPr>
                <w:sz w:val="20"/>
                <w:szCs w:val="20"/>
              </w:rPr>
              <w:t xml:space="preserve"> Head SHE</w:t>
            </w:r>
          </w:p>
        </w:tc>
        <w:tc>
          <w:tcPr>
            <w:tcW w:w="3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0701277D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r w:rsidRPr="009C49E4">
              <w:rPr>
                <w:sz w:val="20"/>
                <w:szCs w:val="20"/>
              </w:rPr>
              <w:t>Division Head QSHE Adaro Energy</w:t>
            </w:r>
          </w:p>
        </w:tc>
      </w:tr>
      <w:tr w:rsidR="009C49E4" w:rsidRPr="009C49E4" w14:paraId="1B3BDD79" w14:textId="77777777" w:rsidTr="00090245">
        <w:trPr>
          <w:trHeight w:val="285"/>
        </w:trPr>
        <w:tc>
          <w:tcPr>
            <w:tcW w:w="16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580BD8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6DCB10A4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r w:rsidRPr="009C49E4">
              <w:rPr>
                <w:sz w:val="20"/>
                <w:szCs w:val="20"/>
              </w:rPr>
              <w:t>Dept. Head / Sect. Head KPE Site</w:t>
            </w:r>
          </w:p>
        </w:tc>
        <w:tc>
          <w:tcPr>
            <w:tcW w:w="3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224A661B" w14:textId="06AC89AA" w:rsidR="00FA189D" w:rsidRPr="009C49E4" w:rsidRDefault="008E6817" w:rsidP="000B5F93">
            <w:pPr>
              <w:spacing w:line="276" w:lineRule="auto"/>
              <w:rPr>
                <w:sz w:val="20"/>
                <w:szCs w:val="20"/>
              </w:rPr>
            </w:pPr>
            <w:ins w:id="397" w:author="Uji Hesti" w:date="2021-09-29T20:55:00Z">
              <w:r>
                <w:rPr>
                  <w:sz w:val="20"/>
                  <w:szCs w:val="20"/>
                </w:rPr>
                <w:t>Division Head SHED/</w:t>
              </w:r>
              <w:proofErr w:type="spellStart"/>
              <w:r>
                <w:rPr>
                  <w:sz w:val="20"/>
                  <w:szCs w:val="20"/>
                </w:rPr>
                <w:t>Fungsional</w:t>
              </w:r>
              <w:proofErr w:type="spellEnd"/>
              <w:r>
                <w:rPr>
                  <w:sz w:val="20"/>
                  <w:szCs w:val="20"/>
                </w:rPr>
                <w:t xml:space="preserve"> </w:t>
              </w:r>
              <w:proofErr w:type="spellStart"/>
              <w:r>
                <w:rPr>
                  <w:sz w:val="20"/>
                  <w:szCs w:val="20"/>
                </w:rPr>
                <w:t>terkait</w:t>
              </w:r>
            </w:ins>
            <w:proofErr w:type="spellEnd"/>
            <w:del w:id="398" w:author="Uji Hesti" w:date="2021-09-29T20:55:00Z">
              <w:r w:rsidR="00FA189D" w:rsidRPr="009C49E4" w:rsidDel="008E6817">
                <w:rPr>
                  <w:sz w:val="20"/>
                  <w:szCs w:val="20"/>
                </w:rPr>
                <w:delText>Division</w:delText>
              </w:r>
              <w:r w:rsidR="00972861" w:rsidRPr="009C49E4" w:rsidDel="008E6817">
                <w:rPr>
                  <w:sz w:val="20"/>
                  <w:szCs w:val="20"/>
                </w:rPr>
                <w:delText>/Department</w:delText>
              </w:r>
              <w:r w:rsidR="00FA189D" w:rsidRPr="009C49E4" w:rsidDel="008E6817">
                <w:rPr>
                  <w:sz w:val="20"/>
                  <w:szCs w:val="20"/>
                </w:rPr>
                <w:delText xml:space="preserve"> Head SHE</w:delText>
              </w:r>
            </w:del>
          </w:p>
        </w:tc>
      </w:tr>
      <w:tr w:rsidR="009C49E4" w:rsidRPr="009C49E4" w14:paraId="0CCB39C6" w14:textId="77777777" w:rsidTr="00090245">
        <w:trPr>
          <w:trHeight w:val="151"/>
        </w:trPr>
        <w:tc>
          <w:tcPr>
            <w:tcW w:w="84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428B24EE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r w:rsidRPr="009C49E4">
              <w:rPr>
                <w:sz w:val="20"/>
                <w:szCs w:val="20"/>
              </w:rPr>
              <w:t>Note</w:t>
            </w:r>
            <w:r w:rsidR="007E7C2A">
              <w:rPr>
                <w:sz w:val="20"/>
                <w:szCs w:val="20"/>
              </w:rPr>
              <w:t>:</w:t>
            </w:r>
          </w:p>
          <w:p w14:paraId="6F148604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Insiden</w:t>
            </w:r>
            <w:proofErr w:type="spellEnd"/>
            <w:r w:rsidRPr="009C49E4">
              <w:rPr>
                <w:sz w:val="20"/>
                <w:szCs w:val="20"/>
              </w:rPr>
              <w:t xml:space="preserve"> Major </w:t>
            </w:r>
            <w:proofErr w:type="spellStart"/>
            <w:r w:rsidRPr="009C49E4">
              <w:rPr>
                <w:sz w:val="20"/>
                <w:szCs w:val="20"/>
              </w:rPr>
              <w:t>adalah</w:t>
            </w:r>
            <w:proofErr w:type="spellEnd"/>
            <w:r w:rsidRPr="009C49E4">
              <w:rPr>
                <w:sz w:val="20"/>
                <w:szCs w:val="20"/>
              </w:rPr>
              <w:t xml:space="preserve"> :</w:t>
            </w:r>
          </w:p>
          <w:p w14:paraId="01663334" w14:textId="77777777" w:rsidR="00FA189D" w:rsidRPr="009C49E4" w:rsidRDefault="00FA189D" w:rsidP="000B5F93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Kejadian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berbahaya</w:t>
            </w:r>
            <w:proofErr w:type="spellEnd"/>
            <w:r w:rsidRPr="009C49E4">
              <w:rPr>
                <w:sz w:val="20"/>
                <w:szCs w:val="20"/>
              </w:rPr>
              <w:t xml:space="preserve"> yang </w:t>
            </w:r>
            <w:proofErr w:type="spellStart"/>
            <w:r w:rsidRPr="009C49E4">
              <w:rPr>
                <w:sz w:val="20"/>
                <w:szCs w:val="20"/>
              </w:rPr>
              <w:t>sesuai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dengan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kriteria</w:t>
            </w:r>
            <w:proofErr w:type="spellEnd"/>
            <w:r w:rsidRPr="009C49E4">
              <w:rPr>
                <w:sz w:val="20"/>
                <w:szCs w:val="20"/>
              </w:rPr>
              <w:t xml:space="preserve"> yang </w:t>
            </w:r>
            <w:proofErr w:type="spellStart"/>
            <w:r w:rsidRPr="009C49E4">
              <w:rPr>
                <w:sz w:val="20"/>
                <w:szCs w:val="20"/>
              </w:rPr>
              <w:t>ada</w:t>
            </w:r>
            <w:proofErr w:type="spellEnd"/>
            <w:r w:rsidRPr="009C49E4">
              <w:rPr>
                <w:sz w:val="20"/>
                <w:szCs w:val="20"/>
              </w:rPr>
              <w:t xml:space="preserve"> di </w:t>
            </w:r>
            <w:proofErr w:type="spellStart"/>
            <w:r w:rsidRPr="009C49E4">
              <w:rPr>
                <w:sz w:val="20"/>
                <w:szCs w:val="20"/>
              </w:rPr>
              <w:t>dalam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Kepmen</w:t>
            </w:r>
            <w:proofErr w:type="spellEnd"/>
            <w:r w:rsidRPr="009C49E4">
              <w:rPr>
                <w:sz w:val="20"/>
                <w:szCs w:val="20"/>
              </w:rPr>
              <w:t xml:space="preserve"> ESDM No. 1827 </w:t>
            </w:r>
            <w:proofErr w:type="spellStart"/>
            <w:r w:rsidRPr="009C49E4">
              <w:rPr>
                <w:sz w:val="20"/>
                <w:szCs w:val="20"/>
              </w:rPr>
              <w:t>Tahun</w:t>
            </w:r>
            <w:proofErr w:type="spellEnd"/>
            <w:r w:rsidRPr="009C49E4">
              <w:rPr>
                <w:sz w:val="20"/>
                <w:szCs w:val="20"/>
              </w:rPr>
              <w:t xml:space="preserve"> 2018.</w:t>
            </w:r>
          </w:p>
          <w:p w14:paraId="48C70D29" w14:textId="77777777" w:rsidR="00FA189D" w:rsidRPr="009C49E4" w:rsidRDefault="00FA189D" w:rsidP="000B5F93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Semua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insiden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lingkungan</w:t>
            </w:r>
            <w:proofErr w:type="spellEnd"/>
            <w:r w:rsidRPr="009C49E4">
              <w:rPr>
                <w:sz w:val="20"/>
                <w:szCs w:val="20"/>
              </w:rPr>
              <w:t xml:space="preserve"> yang </w:t>
            </w:r>
            <w:proofErr w:type="spellStart"/>
            <w:r w:rsidRPr="009C49E4">
              <w:rPr>
                <w:sz w:val="20"/>
                <w:szCs w:val="20"/>
              </w:rPr>
              <w:t>menyebabkan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atau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berpotensi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menimbulkan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tuntutan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hukum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atau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berhentinya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operasional</w:t>
            </w:r>
            <w:proofErr w:type="spellEnd"/>
            <w:r w:rsidRPr="009C49E4">
              <w:rPr>
                <w:sz w:val="20"/>
                <w:szCs w:val="20"/>
              </w:rPr>
              <w:t xml:space="preserve"> site/ </w:t>
            </w:r>
            <w:proofErr w:type="spellStart"/>
            <w:r w:rsidRPr="009C49E4">
              <w:rPr>
                <w:sz w:val="20"/>
                <w:szCs w:val="20"/>
              </w:rPr>
              <w:t>perusahaan</w:t>
            </w:r>
            <w:proofErr w:type="spellEnd"/>
            <w:r w:rsidRPr="009C49E4">
              <w:rPr>
                <w:sz w:val="20"/>
                <w:szCs w:val="20"/>
              </w:rPr>
              <w:t>.</w:t>
            </w:r>
          </w:p>
          <w:p w14:paraId="1750AB60" w14:textId="77777777" w:rsidR="00FA189D" w:rsidRPr="009C49E4" w:rsidRDefault="00FA189D" w:rsidP="000B5F93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Insiden</w:t>
            </w:r>
            <w:proofErr w:type="spellEnd"/>
            <w:r w:rsidRPr="009C49E4">
              <w:rPr>
                <w:sz w:val="20"/>
                <w:szCs w:val="20"/>
              </w:rPr>
              <w:t xml:space="preserve"> property </w:t>
            </w:r>
            <w:r w:rsidRPr="007E7C2A">
              <w:rPr>
                <w:i/>
                <w:sz w:val="20"/>
                <w:szCs w:val="20"/>
              </w:rPr>
              <w:t>damage</w:t>
            </w:r>
            <w:r w:rsidRPr="009C49E4">
              <w:rPr>
                <w:sz w:val="20"/>
                <w:szCs w:val="20"/>
              </w:rPr>
              <w:t xml:space="preserve"> yang </w:t>
            </w:r>
            <w:proofErr w:type="spellStart"/>
            <w:r w:rsidRPr="009C49E4">
              <w:rPr>
                <w:sz w:val="20"/>
                <w:szCs w:val="20"/>
              </w:rPr>
              <w:t>menyebabkan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kerugian</w:t>
            </w:r>
            <w:proofErr w:type="spellEnd"/>
            <w:r w:rsidRPr="009C49E4">
              <w:rPr>
                <w:sz w:val="20"/>
                <w:szCs w:val="20"/>
              </w:rPr>
              <w:t xml:space="preserve"> ˃ USD 10.000.</w:t>
            </w:r>
          </w:p>
        </w:tc>
      </w:tr>
    </w:tbl>
    <w:p w14:paraId="6B7427BC" w14:textId="77777777" w:rsidR="00972861" w:rsidRPr="00814AD1" w:rsidRDefault="00972861" w:rsidP="000B5F93">
      <w:pPr>
        <w:pStyle w:val="Heading1"/>
        <w:tabs>
          <w:tab w:val="left" w:pos="720"/>
        </w:tabs>
        <w:spacing w:line="276" w:lineRule="auto"/>
        <w:ind w:left="0" w:firstLine="0"/>
        <w:jc w:val="both"/>
        <w:rPr>
          <w:b w:val="0"/>
          <w:sz w:val="20"/>
        </w:rPr>
      </w:pPr>
    </w:p>
    <w:tbl>
      <w:tblPr>
        <w:tblW w:w="8460" w:type="dxa"/>
        <w:tblInd w:w="71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0"/>
        <w:gridCol w:w="3340"/>
        <w:gridCol w:w="3470"/>
        <w:tblGridChange w:id="399">
          <w:tblGrid>
            <w:gridCol w:w="1650"/>
            <w:gridCol w:w="3340"/>
            <w:gridCol w:w="3470"/>
          </w:tblGrid>
        </w:tblGridChange>
      </w:tblGrid>
      <w:tr w:rsidR="009C49E4" w:rsidRPr="009C49E4" w14:paraId="4B981252" w14:textId="77777777" w:rsidTr="00025626">
        <w:trPr>
          <w:trHeight w:val="382"/>
        </w:trPr>
        <w:tc>
          <w:tcPr>
            <w:tcW w:w="84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62254A16" w14:textId="77777777" w:rsidR="00FA189D" w:rsidRPr="009C49E4" w:rsidRDefault="00FA189D" w:rsidP="000B5F93">
            <w:pPr>
              <w:pStyle w:val="ListParagraph"/>
              <w:spacing w:line="276" w:lineRule="auto"/>
              <w:ind w:left="426" w:right="81"/>
              <w:jc w:val="center"/>
              <w:rPr>
                <w:b/>
                <w:sz w:val="20"/>
                <w:szCs w:val="20"/>
                <w:lang w:val="en-ID"/>
              </w:rPr>
            </w:pPr>
            <w:r w:rsidRPr="009C49E4">
              <w:rPr>
                <w:b/>
                <w:sz w:val="20"/>
                <w:szCs w:val="20"/>
              </w:rPr>
              <w:t>TABEL HIRARKI PELAPORAN SAKIT DI TEMPAT KERJA</w:t>
            </w:r>
          </w:p>
        </w:tc>
      </w:tr>
      <w:tr w:rsidR="009C49E4" w:rsidRPr="009C49E4" w14:paraId="7FAF2E40" w14:textId="77777777" w:rsidTr="00025626">
        <w:trPr>
          <w:trHeight w:val="375"/>
        </w:trPr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2403B5F2" w14:textId="77777777" w:rsidR="00FA189D" w:rsidRPr="009C49E4" w:rsidRDefault="00FA189D" w:rsidP="000B5F93">
            <w:pPr>
              <w:pStyle w:val="ListParagraph"/>
              <w:spacing w:line="276" w:lineRule="auto"/>
              <w:ind w:left="426" w:right="81"/>
              <w:jc w:val="both"/>
              <w:rPr>
                <w:b/>
                <w:sz w:val="20"/>
                <w:szCs w:val="20"/>
                <w:lang w:val="en-ID"/>
              </w:rPr>
            </w:pPr>
            <w:proofErr w:type="spellStart"/>
            <w:r w:rsidRPr="009C49E4">
              <w:rPr>
                <w:b/>
                <w:sz w:val="20"/>
                <w:szCs w:val="20"/>
              </w:rPr>
              <w:t>Jenis</w:t>
            </w:r>
            <w:proofErr w:type="spellEnd"/>
            <w:r w:rsidRPr="009C49E4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b/>
                <w:sz w:val="20"/>
                <w:szCs w:val="20"/>
              </w:rPr>
              <w:t>Kejadian</w:t>
            </w:r>
            <w:proofErr w:type="spellEnd"/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3D67DCCE" w14:textId="77777777" w:rsidR="00FA189D" w:rsidRPr="009C49E4" w:rsidRDefault="00FA189D" w:rsidP="000B5F93">
            <w:pPr>
              <w:pStyle w:val="ListParagraph"/>
              <w:spacing w:line="276" w:lineRule="auto"/>
              <w:ind w:left="426" w:right="81"/>
              <w:jc w:val="both"/>
              <w:rPr>
                <w:b/>
                <w:sz w:val="20"/>
                <w:szCs w:val="20"/>
                <w:lang w:val="en-ID"/>
              </w:rPr>
            </w:pPr>
            <w:proofErr w:type="spellStart"/>
            <w:r w:rsidRPr="009C49E4">
              <w:rPr>
                <w:b/>
                <w:sz w:val="20"/>
                <w:szCs w:val="20"/>
              </w:rPr>
              <w:t>Dilaporkan</w:t>
            </w:r>
            <w:proofErr w:type="spellEnd"/>
            <w:r w:rsidRPr="009C49E4">
              <w:rPr>
                <w:b/>
                <w:sz w:val="20"/>
                <w:szCs w:val="20"/>
              </w:rPr>
              <w:t xml:space="preserve"> oleh</w:t>
            </w:r>
          </w:p>
        </w:tc>
        <w:tc>
          <w:tcPr>
            <w:tcW w:w="3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548EA726" w14:textId="77777777" w:rsidR="00FA189D" w:rsidRPr="009C49E4" w:rsidRDefault="00FA189D" w:rsidP="000B5F93">
            <w:pPr>
              <w:pStyle w:val="ListParagraph"/>
              <w:spacing w:line="276" w:lineRule="auto"/>
              <w:ind w:left="426" w:right="81"/>
              <w:jc w:val="center"/>
              <w:rPr>
                <w:b/>
                <w:sz w:val="20"/>
                <w:szCs w:val="20"/>
                <w:lang w:val="en-ID"/>
              </w:rPr>
            </w:pPr>
            <w:proofErr w:type="spellStart"/>
            <w:r w:rsidRPr="009C49E4">
              <w:rPr>
                <w:b/>
                <w:sz w:val="20"/>
                <w:szCs w:val="20"/>
              </w:rPr>
              <w:t>Penerima</w:t>
            </w:r>
            <w:proofErr w:type="spellEnd"/>
            <w:r w:rsidRPr="009C49E4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b/>
                <w:sz w:val="20"/>
                <w:szCs w:val="20"/>
              </w:rPr>
              <w:t>Laporan</w:t>
            </w:r>
            <w:proofErr w:type="spellEnd"/>
          </w:p>
        </w:tc>
      </w:tr>
      <w:tr w:rsidR="009C49E4" w:rsidRPr="009C49E4" w14:paraId="0FFA7C89" w14:textId="77777777" w:rsidTr="00025626">
        <w:trPr>
          <w:trHeight w:val="288"/>
        </w:trPr>
        <w:tc>
          <w:tcPr>
            <w:tcW w:w="16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7E8E3818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Kejadian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sakit</w:t>
            </w:r>
            <w:proofErr w:type="spellEnd"/>
            <w:r w:rsidRPr="009C49E4">
              <w:rPr>
                <w:sz w:val="20"/>
                <w:szCs w:val="20"/>
              </w:rPr>
              <w:t xml:space="preserve"> di </w:t>
            </w:r>
            <w:proofErr w:type="spellStart"/>
            <w:r w:rsidRPr="009C49E4">
              <w:rPr>
                <w:sz w:val="20"/>
                <w:szCs w:val="20"/>
              </w:rPr>
              <w:t>tempat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310AF1D2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Penanggung</w:t>
            </w:r>
            <w:proofErr w:type="spellEnd"/>
            <w:r w:rsidRPr="009C49E4">
              <w:rPr>
                <w:sz w:val="20"/>
                <w:szCs w:val="20"/>
              </w:rPr>
              <w:t xml:space="preserve"> Jawab </w:t>
            </w:r>
            <w:proofErr w:type="spellStart"/>
            <w:r w:rsidRPr="009C49E4">
              <w:rPr>
                <w:sz w:val="20"/>
                <w:szCs w:val="20"/>
              </w:rPr>
              <w:t>Operasional</w:t>
            </w:r>
            <w:proofErr w:type="spellEnd"/>
            <w:r w:rsidRPr="009C49E4">
              <w:rPr>
                <w:sz w:val="20"/>
                <w:szCs w:val="20"/>
              </w:rPr>
              <w:t xml:space="preserve"> (PJO)</w:t>
            </w:r>
          </w:p>
        </w:tc>
        <w:tc>
          <w:tcPr>
            <w:tcW w:w="3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0BEBDDEF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Direktur</w:t>
            </w:r>
            <w:proofErr w:type="spellEnd"/>
            <w:r w:rsidRPr="009C49E4">
              <w:rPr>
                <w:sz w:val="20"/>
                <w:szCs w:val="20"/>
              </w:rPr>
              <w:t xml:space="preserve"> Operation &amp; </w:t>
            </w:r>
            <w:proofErr w:type="spellStart"/>
            <w:r w:rsidRPr="009C49E4">
              <w:rPr>
                <w:sz w:val="20"/>
                <w:szCs w:val="20"/>
              </w:rPr>
              <w:t>Fungsional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Terkait</w:t>
            </w:r>
            <w:proofErr w:type="spellEnd"/>
          </w:p>
          <w:p w14:paraId="72ADC8BA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r w:rsidRPr="009C49E4">
              <w:rPr>
                <w:sz w:val="20"/>
                <w:szCs w:val="20"/>
              </w:rPr>
              <w:t xml:space="preserve">Division Head Operation &amp; </w:t>
            </w:r>
            <w:proofErr w:type="spellStart"/>
            <w:r w:rsidRPr="009C49E4">
              <w:rPr>
                <w:sz w:val="20"/>
                <w:szCs w:val="20"/>
              </w:rPr>
              <w:t>Fungsional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Terkait</w:t>
            </w:r>
            <w:proofErr w:type="spellEnd"/>
          </w:p>
        </w:tc>
      </w:tr>
      <w:tr w:rsidR="009C49E4" w:rsidRPr="009C49E4" w14:paraId="054BF034" w14:textId="77777777" w:rsidTr="00025626">
        <w:trPr>
          <w:trHeight w:val="288"/>
        </w:trPr>
        <w:tc>
          <w:tcPr>
            <w:tcW w:w="16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885C14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6541299B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r w:rsidRPr="009C49E4">
              <w:rPr>
                <w:sz w:val="20"/>
                <w:szCs w:val="20"/>
              </w:rPr>
              <w:t>Dept. Head / Sect. Head KPE Site</w:t>
            </w:r>
          </w:p>
        </w:tc>
        <w:tc>
          <w:tcPr>
            <w:tcW w:w="3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0FE5FDF2" w14:textId="30AA9738" w:rsidR="00FA189D" w:rsidRPr="009C49E4" w:rsidRDefault="008E6817" w:rsidP="000B5F93">
            <w:pPr>
              <w:spacing w:line="276" w:lineRule="auto"/>
              <w:rPr>
                <w:sz w:val="20"/>
                <w:szCs w:val="20"/>
              </w:rPr>
            </w:pPr>
            <w:ins w:id="400" w:author="Uji Hesti" w:date="2021-09-29T20:56:00Z">
              <w:r w:rsidRPr="008E6817">
                <w:rPr>
                  <w:sz w:val="20"/>
                  <w:szCs w:val="20"/>
                  <w:rPrChange w:id="401" w:author="Uji Hesti" w:date="2021-09-29T20:56:00Z">
                    <w:rPr>
                      <w:sz w:val="20"/>
                      <w:szCs w:val="20"/>
                      <w:highlight w:val="yellow"/>
                    </w:rPr>
                  </w:rPrChange>
                </w:rPr>
                <w:t>Division Head SHED/</w:t>
              </w:r>
              <w:proofErr w:type="spellStart"/>
              <w:r w:rsidRPr="008E6817">
                <w:rPr>
                  <w:sz w:val="20"/>
                  <w:szCs w:val="20"/>
                  <w:rPrChange w:id="402" w:author="Uji Hesti" w:date="2021-09-29T20:56:00Z">
                    <w:rPr>
                      <w:sz w:val="20"/>
                      <w:szCs w:val="20"/>
                      <w:highlight w:val="yellow"/>
                    </w:rPr>
                  </w:rPrChange>
                </w:rPr>
                <w:t>Fungsional</w:t>
              </w:r>
              <w:proofErr w:type="spellEnd"/>
              <w:r w:rsidRPr="008E6817">
                <w:rPr>
                  <w:sz w:val="20"/>
                  <w:szCs w:val="20"/>
                  <w:rPrChange w:id="403" w:author="Uji Hesti" w:date="2021-09-29T20:56:00Z">
                    <w:rPr>
                      <w:sz w:val="20"/>
                      <w:szCs w:val="20"/>
                      <w:highlight w:val="yellow"/>
                    </w:rPr>
                  </w:rPrChange>
                </w:rPr>
                <w:t xml:space="preserve"> </w:t>
              </w:r>
              <w:proofErr w:type="spellStart"/>
              <w:r w:rsidRPr="008E6817">
                <w:rPr>
                  <w:sz w:val="20"/>
                  <w:szCs w:val="20"/>
                  <w:rPrChange w:id="404" w:author="Uji Hesti" w:date="2021-09-29T20:56:00Z">
                    <w:rPr>
                      <w:sz w:val="20"/>
                      <w:szCs w:val="20"/>
                      <w:highlight w:val="yellow"/>
                    </w:rPr>
                  </w:rPrChange>
                </w:rPr>
                <w:t>terkait</w:t>
              </w:r>
            </w:ins>
            <w:proofErr w:type="spellEnd"/>
            <w:del w:id="405" w:author="Uji Hesti" w:date="2021-09-29T20:56:00Z">
              <w:r w:rsidR="00FA189D" w:rsidRPr="009C49E4" w:rsidDel="008E6817">
                <w:rPr>
                  <w:sz w:val="20"/>
                  <w:szCs w:val="20"/>
                </w:rPr>
                <w:delText>Division</w:delText>
              </w:r>
              <w:r w:rsidR="00972861" w:rsidRPr="009C49E4" w:rsidDel="008E6817">
                <w:rPr>
                  <w:sz w:val="20"/>
                  <w:szCs w:val="20"/>
                </w:rPr>
                <w:delText>/Department</w:delText>
              </w:r>
              <w:r w:rsidR="00FA189D" w:rsidRPr="009C49E4" w:rsidDel="008E6817">
                <w:rPr>
                  <w:sz w:val="20"/>
                  <w:szCs w:val="20"/>
                </w:rPr>
                <w:delText xml:space="preserve"> Head SHE</w:delText>
              </w:r>
            </w:del>
          </w:p>
        </w:tc>
      </w:tr>
      <w:tr w:rsidR="009C49E4" w:rsidRPr="009C49E4" w14:paraId="0FA03F33" w14:textId="77777777" w:rsidTr="00025626">
        <w:trPr>
          <w:trHeight w:val="288"/>
        </w:trPr>
        <w:tc>
          <w:tcPr>
            <w:tcW w:w="16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4D4AB2B6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Kejadian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meninggal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akibat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sakit</w:t>
            </w:r>
            <w:proofErr w:type="spellEnd"/>
            <w:r w:rsidRPr="009C49E4">
              <w:rPr>
                <w:sz w:val="20"/>
                <w:szCs w:val="20"/>
              </w:rPr>
              <w:t xml:space="preserve"> di </w:t>
            </w:r>
            <w:proofErr w:type="spellStart"/>
            <w:r w:rsidRPr="009C49E4">
              <w:rPr>
                <w:sz w:val="20"/>
                <w:szCs w:val="20"/>
              </w:rPr>
              <w:t>tempat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45B6D652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Direktur</w:t>
            </w:r>
            <w:proofErr w:type="spellEnd"/>
            <w:r w:rsidRPr="009C49E4">
              <w:rPr>
                <w:sz w:val="20"/>
                <w:szCs w:val="20"/>
              </w:rPr>
              <w:t xml:space="preserve"> Operation</w:t>
            </w:r>
          </w:p>
        </w:tc>
        <w:tc>
          <w:tcPr>
            <w:tcW w:w="3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1248D857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Direktur</w:t>
            </w:r>
            <w:proofErr w:type="spellEnd"/>
            <w:r w:rsidRPr="009C49E4">
              <w:rPr>
                <w:sz w:val="20"/>
                <w:szCs w:val="20"/>
              </w:rPr>
              <w:t xml:space="preserve"> Utama SIS</w:t>
            </w:r>
          </w:p>
        </w:tc>
      </w:tr>
      <w:tr w:rsidR="009C49E4" w:rsidRPr="009C49E4" w14:paraId="12DBCDD2" w14:textId="77777777" w:rsidTr="00025626">
        <w:trPr>
          <w:trHeight w:val="288"/>
        </w:trPr>
        <w:tc>
          <w:tcPr>
            <w:tcW w:w="16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A546D8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0C9B929B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Penanggung</w:t>
            </w:r>
            <w:proofErr w:type="spellEnd"/>
            <w:r w:rsidRPr="009C49E4">
              <w:rPr>
                <w:sz w:val="20"/>
                <w:szCs w:val="20"/>
              </w:rPr>
              <w:t xml:space="preserve"> Jawab </w:t>
            </w:r>
            <w:proofErr w:type="spellStart"/>
            <w:r w:rsidRPr="009C49E4">
              <w:rPr>
                <w:sz w:val="20"/>
                <w:szCs w:val="20"/>
              </w:rPr>
              <w:t>Operasional</w:t>
            </w:r>
            <w:proofErr w:type="spellEnd"/>
            <w:r w:rsidRPr="009C49E4">
              <w:rPr>
                <w:sz w:val="20"/>
                <w:szCs w:val="20"/>
              </w:rPr>
              <w:t xml:space="preserve"> (PJO)</w:t>
            </w:r>
          </w:p>
        </w:tc>
        <w:tc>
          <w:tcPr>
            <w:tcW w:w="3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4753F862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Direktur</w:t>
            </w:r>
            <w:proofErr w:type="spellEnd"/>
            <w:r w:rsidRPr="009C49E4">
              <w:rPr>
                <w:sz w:val="20"/>
                <w:szCs w:val="20"/>
              </w:rPr>
              <w:t xml:space="preserve"> Operation &amp; </w:t>
            </w:r>
            <w:proofErr w:type="spellStart"/>
            <w:r w:rsidRPr="009C49E4">
              <w:rPr>
                <w:sz w:val="20"/>
                <w:szCs w:val="20"/>
              </w:rPr>
              <w:t>Fungsional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Terkait</w:t>
            </w:r>
            <w:proofErr w:type="spellEnd"/>
          </w:p>
          <w:p w14:paraId="7B6CAAA7" w14:textId="77777777" w:rsidR="00FA189D" w:rsidRPr="009C49E4" w:rsidRDefault="00FA189D" w:rsidP="000B5F93">
            <w:pPr>
              <w:spacing w:line="276" w:lineRule="auto"/>
              <w:rPr>
                <w:sz w:val="20"/>
                <w:szCs w:val="20"/>
              </w:rPr>
            </w:pPr>
            <w:r w:rsidRPr="009C49E4">
              <w:rPr>
                <w:sz w:val="20"/>
                <w:szCs w:val="20"/>
              </w:rPr>
              <w:t xml:space="preserve">Division Head Operation &amp; </w:t>
            </w:r>
            <w:proofErr w:type="spellStart"/>
            <w:r w:rsidRPr="009C49E4">
              <w:rPr>
                <w:sz w:val="20"/>
                <w:szCs w:val="20"/>
              </w:rPr>
              <w:t>Fungsional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Terkait</w:t>
            </w:r>
            <w:proofErr w:type="spellEnd"/>
          </w:p>
        </w:tc>
      </w:tr>
      <w:tr w:rsidR="009C49E4" w:rsidRPr="009C49E4" w14:paraId="1FB8DC51" w14:textId="77777777" w:rsidTr="00025626">
        <w:trPr>
          <w:trHeight w:val="288"/>
        </w:trPr>
        <w:tc>
          <w:tcPr>
            <w:tcW w:w="16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739C3A" w14:textId="77777777" w:rsidR="00972861" w:rsidRPr="009C49E4" w:rsidRDefault="00972861" w:rsidP="000B5F93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F3D139F" w14:textId="77777777" w:rsidR="00972861" w:rsidRPr="009C49E4" w:rsidRDefault="00972861" w:rsidP="000B5F93">
            <w:pPr>
              <w:spacing w:line="276" w:lineRule="auto"/>
              <w:rPr>
                <w:sz w:val="20"/>
                <w:szCs w:val="20"/>
              </w:rPr>
            </w:pPr>
            <w:r w:rsidRPr="009C49E4">
              <w:rPr>
                <w:sz w:val="20"/>
                <w:szCs w:val="20"/>
              </w:rPr>
              <w:t>Division/Department Head SHE</w:t>
            </w:r>
          </w:p>
        </w:tc>
        <w:tc>
          <w:tcPr>
            <w:tcW w:w="3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3526773B" w14:textId="77777777" w:rsidR="00972861" w:rsidRPr="009C49E4" w:rsidRDefault="00972861" w:rsidP="000B5F93">
            <w:pPr>
              <w:spacing w:line="276" w:lineRule="auto"/>
              <w:rPr>
                <w:sz w:val="20"/>
                <w:szCs w:val="20"/>
              </w:rPr>
            </w:pPr>
            <w:r w:rsidRPr="009C49E4">
              <w:rPr>
                <w:sz w:val="20"/>
                <w:szCs w:val="20"/>
              </w:rPr>
              <w:t>Division Head QSHE Adaro Energy</w:t>
            </w:r>
          </w:p>
        </w:tc>
      </w:tr>
      <w:tr w:rsidR="009C49E4" w:rsidRPr="009C49E4" w14:paraId="254A2C41" w14:textId="77777777" w:rsidTr="00025626">
        <w:trPr>
          <w:trHeight w:val="288"/>
        </w:trPr>
        <w:tc>
          <w:tcPr>
            <w:tcW w:w="16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E8C6A7" w14:textId="77777777" w:rsidR="00972861" w:rsidRPr="009C49E4" w:rsidRDefault="00972861" w:rsidP="000B5F93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2A19A320" w14:textId="77777777" w:rsidR="00972861" w:rsidRPr="008E6817" w:rsidRDefault="00972861" w:rsidP="000B5F93">
            <w:pPr>
              <w:spacing w:line="276" w:lineRule="auto"/>
              <w:rPr>
                <w:sz w:val="20"/>
                <w:szCs w:val="20"/>
                <w:rPrChange w:id="406" w:author="Uji Hesti" w:date="2021-09-29T20:56:00Z">
                  <w:rPr>
                    <w:sz w:val="20"/>
                    <w:szCs w:val="20"/>
                  </w:rPr>
                </w:rPrChange>
              </w:rPr>
            </w:pPr>
            <w:r w:rsidRPr="008E6817">
              <w:rPr>
                <w:sz w:val="20"/>
                <w:szCs w:val="20"/>
                <w:rPrChange w:id="407" w:author="Uji Hesti" w:date="2021-09-29T20:56:00Z">
                  <w:rPr>
                    <w:sz w:val="20"/>
                    <w:szCs w:val="20"/>
                  </w:rPr>
                </w:rPrChange>
              </w:rPr>
              <w:t>Dept. Head /Sect. Head KPE Site</w:t>
            </w:r>
          </w:p>
        </w:tc>
        <w:tc>
          <w:tcPr>
            <w:tcW w:w="3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3493CDC7" w14:textId="37F1ECB9" w:rsidR="00972861" w:rsidRPr="008E6817" w:rsidRDefault="008E6817" w:rsidP="000B5F93">
            <w:pPr>
              <w:spacing w:line="276" w:lineRule="auto"/>
              <w:rPr>
                <w:sz w:val="20"/>
                <w:szCs w:val="20"/>
                <w:rPrChange w:id="408" w:author="Uji Hesti" w:date="2021-09-29T20:56:00Z">
                  <w:rPr>
                    <w:sz w:val="20"/>
                    <w:szCs w:val="20"/>
                  </w:rPr>
                </w:rPrChange>
              </w:rPr>
            </w:pPr>
            <w:ins w:id="409" w:author="Uji Hesti" w:date="2021-09-29T20:56:00Z">
              <w:r w:rsidRPr="008E6817">
                <w:rPr>
                  <w:sz w:val="20"/>
                  <w:szCs w:val="20"/>
                  <w:rPrChange w:id="410" w:author="Uji Hesti" w:date="2021-09-29T20:56:00Z">
                    <w:rPr>
                      <w:sz w:val="20"/>
                      <w:szCs w:val="20"/>
                      <w:highlight w:val="yellow"/>
                    </w:rPr>
                  </w:rPrChange>
                </w:rPr>
                <w:t>Division Head SHED/</w:t>
              </w:r>
              <w:proofErr w:type="spellStart"/>
              <w:r w:rsidRPr="008E6817">
                <w:rPr>
                  <w:sz w:val="20"/>
                  <w:szCs w:val="20"/>
                  <w:rPrChange w:id="411" w:author="Uji Hesti" w:date="2021-09-29T20:56:00Z">
                    <w:rPr>
                      <w:sz w:val="20"/>
                      <w:szCs w:val="20"/>
                      <w:highlight w:val="yellow"/>
                    </w:rPr>
                  </w:rPrChange>
                </w:rPr>
                <w:t>Fungsional</w:t>
              </w:r>
              <w:proofErr w:type="spellEnd"/>
              <w:r w:rsidRPr="008E6817">
                <w:rPr>
                  <w:sz w:val="20"/>
                  <w:szCs w:val="20"/>
                  <w:rPrChange w:id="412" w:author="Uji Hesti" w:date="2021-09-29T20:56:00Z">
                    <w:rPr>
                      <w:sz w:val="20"/>
                      <w:szCs w:val="20"/>
                      <w:highlight w:val="yellow"/>
                    </w:rPr>
                  </w:rPrChange>
                </w:rPr>
                <w:t xml:space="preserve"> </w:t>
              </w:r>
              <w:proofErr w:type="spellStart"/>
              <w:r w:rsidRPr="008E6817">
                <w:rPr>
                  <w:sz w:val="20"/>
                  <w:szCs w:val="20"/>
                  <w:rPrChange w:id="413" w:author="Uji Hesti" w:date="2021-09-29T20:56:00Z">
                    <w:rPr>
                      <w:sz w:val="20"/>
                      <w:szCs w:val="20"/>
                      <w:highlight w:val="yellow"/>
                    </w:rPr>
                  </w:rPrChange>
                </w:rPr>
                <w:t>terkait</w:t>
              </w:r>
            </w:ins>
            <w:proofErr w:type="spellEnd"/>
            <w:del w:id="414" w:author="Uji Hesti" w:date="2021-09-29T20:56:00Z">
              <w:r w:rsidR="00972861" w:rsidRPr="008E6817" w:rsidDel="008E6817">
                <w:rPr>
                  <w:sz w:val="20"/>
                  <w:szCs w:val="20"/>
                  <w:rPrChange w:id="415" w:author="Uji Hesti" w:date="2021-09-29T20:56:00Z">
                    <w:rPr>
                      <w:sz w:val="20"/>
                      <w:szCs w:val="20"/>
                    </w:rPr>
                  </w:rPrChange>
                </w:rPr>
                <w:delText>Division/Department Head SHE</w:delText>
              </w:r>
            </w:del>
          </w:p>
        </w:tc>
      </w:tr>
      <w:tr w:rsidR="009C49E4" w:rsidRPr="009C49E4" w14:paraId="41BD3983" w14:textId="77777777" w:rsidTr="00025626">
        <w:trPr>
          <w:trHeight w:val="288"/>
        </w:trPr>
        <w:tc>
          <w:tcPr>
            <w:tcW w:w="16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29906EBD" w14:textId="77777777" w:rsidR="00972861" w:rsidRPr="009C49E4" w:rsidRDefault="00972861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Penyakit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Akibat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Kerja</w:t>
            </w:r>
            <w:proofErr w:type="spellEnd"/>
            <w:r w:rsidRPr="009C49E4">
              <w:rPr>
                <w:sz w:val="20"/>
                <w:szCs w:val="20"/>
              </w:rPr>
              <w:t xml:space="preserve"> (PAK)</w:t>
            </w: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24F51A2F" w14:textId="77777777" w:rsidR="00972861" w:rsidRPr="009C49E4" w:rsidRDefault="00972861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Direktur</w:t>
            </w:r>
            <w:proofErr w:type="spellEnd"/>
            <w:r w:rsidRPr="009C49E4">
              <w:rPr>
                <w:sz w:val="20"/>
                <w:szCs w:val="20"/>
              </w:rPr>
              <w:t xml:space="preserve"> Utama SIS</w:t>
            </w:r>
          </w:p>
        </w:tc>
        <w:tc>
          <w:tcPr>
            <w:tcW w:w="3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69FA4886" w14:textId="77777777" w:rsidR="00972861" w:rsidRPr="009C49E4" w:rsidRDefault="00972861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Direktur</w:t>
            </w:r>
            <w:proofErr w:type="spellEnd"/>
            <w:r w:rsidRPr="009C49E4">
              <w:rPr>
                <w:sz w:val="20"/>
                <w:szCs w:val="20"/>
              </w:rPr>
              <w:t xml:space="preserve"> Adaro Energy </w:t>
            </w:r>
            <w:proofErr w:type="spellStart"/>
            <w:r w:rsidRPr="009C49E4">
              <w:rPr>
                <w:sz w:val="20"/>
                <w:szCs w:val="20"/>
              </w:rPr>
              <w:t>Tbk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terkait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</w:p>
        </w:tc>
      </w:tr>
      <w:tr w:rsidR="009C49E4" w:rsidRPr="009C49E4" w14:paraId="024C159B" w14:textId="77777777" w:rsidTr="00025626">
        <w:trPr>
          <w:trHeight w:val="288"/>
        </w:trPr>
        <w:tc>
          <w:tcPr>
            <w:tcW w:w="16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542199" w14:textId="77777777" w:rsidR="00972861" w:rsidRPr="009C49E4" w:rsidRDefault="00972861" w:rsidP="000B5F93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1D99973E" w14:textId="77777777" w:rsidR="00972861" w:rsidRPr="009C49E4" w:rsidRDefault="00972861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Direktur</w:t>
            </w:r>
            <w:proofErr w:type="spellEnd"/>
            <w:r w:rsidRPr="009C49E4">
              <w:rPr>
                <w:sz w:val="20"/>
                <w:szCs w:val="20"/>
              </w:rPr>
              <w:t xml:space="preserve"> Operation</w:t>
            </w:r>
          </w:p>
        </w:tc>
        <w:tc>
          <w:tcPr>
            <w:tcW w:w="3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284BE2E4" w14:textId="77777777" w:rsidR="00972861" w:rsidRPr="009C49E4" w:rsidRDefault="00972861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Direktur</w:t>
            </w:r>
            <w:proofErr w:type="spellEnd"/>
            <w:r w:rsidRPr="009C49E4">
              <w:rPr>
                <w:sz w:val="20"/>
                <w:szCs w:val="20"/>
              </w:rPr>
              <w:t xml:space="preserve"> Utama SIS</w:t>
            </w:r>
          </w:p>
        </w:tc>
      </w:tr>
      <w:tr w:rsidR="009C49E4" w:rsidRPr="009C49E4" w14:paraId="2DB509CF" w14:textId="77777777" w:rsidTr="00025626">
        <w:trPr>
          <w:trHeight w:val="288"/>
        </w:trPr>
        <w:tc>
          <w:tcPr>
            <w:tcW w:w="16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E58771" w14:textId="77777777" w:rsidR="00972861" w:rsidRPr="009C49E4" w:rsidRDefault="00972861" w:rsidP="000B5F93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6F89D35D" w14:textId="77777777" w:rsidR="00972861" w:rsidRPr="009C49E4" w:rsidRDefault="00972861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Penanggung</w:t>
            </w:r>
            <w:proofErr w:type="spellEnd"/>
            <w:r w:rsidRPr="009C49E4">
              <w:rPr>
                <w:sz w:val="20"/>
                <w:szCs w:val="20"/>
              </w:rPr>
              <w:t xml:space="preserve"> Jawab </w:t>
            </w:r>
            <w:proofErr w:type="spellStart"/>
            <w:r w:rsidRPr="009C49E4">
              <w:rPr>
                <w:sz w:val="20"/>
                <w:szCs w:val="20"/>
              </w:rPr>
              <w:t>Operasional</w:t>
            </w:r>
            <w:proofErr w:type="spellEnd"/>
            <w:r w:rsidRPr="009C49E4">
              <w:rPr>
                <w:sz w:val="20"/>
                <w:szCs w:val="20"/>
              </w:rPr>
              <w:t xml:space="preserve"> (PJO)</w:t>
            </w:r>
          </w:p>
        </w:tc>
        <w:tc>
          <w:tcPr>
            <w:tcW w:w="3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157E9B69" w14:textId="77777777" w:rsidR="00972861" w:rsidRPr="009C49E4" w:rsidRDefault="00972861" w:rsidP="000B5F9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C49E4">
              <w:rPr>
                <w:sz w:val="20"/>
                <w:szCs w:val="20"/>
              </w:rPr>
              <w:t>Direktur</w:t>
            </w:r>
            <w:proofErr w:type="spellEnd"/>
            <w:r w:rsidRPr="009C49E4">
              <w:rPr>
                <w:sz w:val="20"/>
                <w:szCs w:val="20"/>
              </w:rPr>
              <w:t xml:space="preserve"> Operation &amp; </w:t>
            </w:r>
            <w:proofErr w:type="spellStart"/>
            <w:r w:rsidRPr="009C49E4">
              <w:rPr>
                <w:sz w:val="20"/>
                <w:szCs w:val="20"/>
              </w:rPr>
              <w:t>Fungsional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Terkait</w:t>
            </w:r>
            <w:proofErr w:type="spellEnd"/>
          </w:p>
          <w:p w14:paraId="351CD21A" w14:textId="77777777" w:rsidR="00972861" w:rsidRPr="009C49E4" w:rsidRDefault="00972861" w:rsidP="000B5F93">
            <w:pPr>
              <w:spacing w:line="276" w:lineRule="auto"/>
              <w:rPr>
                <w:sz w:val="20"/>
                <w:szCs w:val="20"/>
              </w:rPr>
            </w:pPr>
            <w:r w:rsidRPr="009C49E4">
              <w:rPr>
                <w:sz w:val="20"/>
                <w:szCs w:val="20"/>
              </w:rPr>
              <w:t xml:space="preserve">Division Head Operation &amp; </w:t>
            </w:r>
            <w:proofErr w:type="spellStart"/>
            <w:r w:rsidRPr="009C49E4">
              <w:rPr>
                <w:sz w:val="20"/>
                <w:szCs w:val="20"/>
              </w:rPr>
              <w:t>Fungsional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Terkait</w:t>
            </w:r>
            <w:proofErr w:type="spellEnd"/>
          </w:p>
        </w:tc>
      </w:tr>
      <w:tr w:rsidR="009C49E4" w:rsidRPr="009C49E4" w14:paraId="1BE325E2" w14:textId="77777777" w:rsidTr="00025626">
        <w:trPr>
          <w:trHeight w:val="288"/>
        </w:trPr>
        <w:tc>
          <w:tcPr>
            <w:tcW w:w="16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46264A" w14:textId="77777777" w:rsidR="00972861" w:rsidRPr="009C49E4" w:rsidRDefault="00972861" w:rsidP="000B5F93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3F37A16D" w14:textId="77777777" w:rsidR="00972861" w:rsidRPr="009C49E4" w:rsidRDefault="00972861" w:rsidP="000B5F93">
            <w:pPr>
              <w:spacing w:line="276" w:lineRule="auto"/>
              <w:rPr>
                <w:sz w:val="20"/>
                <w:szCs w:val="20"/>
              </w:rPr>
            </w:pPr>
            <w:r w:rsidRPr="009C49E4">
              <w:rPr>
                <w:sz w:val="20"/>
                <w:szCs w:val="20"/>
              </w:rPr>
              <w:t>Division/Department Head SHE</w:t>
            </w:r>
          </w:p>
        </w:tc>
        <w:tc>
          <w:tcPr>
            <w:tcW w:w="3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5438A372" w14:textId="77777777" w:rsidR="00972861" w:rsidRPr="009C49E4" w:rsidRDefault="00972861" w:rsidP="000B5F93">
            <w:pPr>
              <w:spacing w:line="276" w:lineRule="auto"/>
              <w:rPr>
                <w:sz w:val="20"/>
                <w:szCs w:val="20"/>
              </w:rPr>
            </w:pPr>
            <w:r w:rsidRPr="009C49E4">
              <w:rPr>
                <w:sz w:val="20"/>
                <w:szCs w:val="20"/>
              </w:rPr>
              <w:t>Division Head QSHE Adaro Energy</w:t>
            </w:r>
          </w:p>
        </w:tc>
      </w:tr>
      <w:tr w:rsidR="009C49E4" w:rsidRPr="009C49E4" w14:paraId="28A67BEC" w14:textId="77777777" w:rsidTr="008E6817">
        <w:tblPrEx>
          <w:tblW w:w="8460" w:type="dxa"/>
          <w:tblInd w:w="710" w:type="dxa"/>
          <w:tblCellMar>
            <w:left w:w="0" w:type="dxa"/>
            <w:right w:w="0" w:type="dxa"/>
          </w:tblCellMar>
          <w:tblLook w:val="0600" w:firstRow="0" w:lastRow="0" w:firstColumn="0" w:lastColumn="0" w:noHBand="1" w:noVBand="1"/>
          <w:tblPrExChange w:id="416" w:author="Uji Hesti" w:date="2021-09-29T20:57:00Z">
            <w:tblPrEx>
              <w:tblW w:w="8460" w:type="dxa"/>
              <w:tblInd w:w="710" w:type="dxa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Ex>
          </w:tblPrExChange>
        </w:tblPrEx>
        <w:trPr>
          <w:trHeight w:val="416"/>
          <w:trPrChange w:id="417" w:author="Uji Hesti" w:date="2021-09-29T20:57:00Z">
            <w:trPr>
              <w:trHeight w:val="288"/>
            </w:trPr>
          </w:trPrChange>
        </w:trPr>
        <w:tc>
          <w:tcPr>
            <w:tcW w:w="16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  <w:tcPrChange w:id="418" w:author="Uji Hesti" w:date="2021-09-29T20:57:00Z">
              <w:tcPr>
                <w:tcW w:w="165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  <w:hideMark/>
              </w:tcPr>
            </w:tcPrChange>
          </w:tcPr>
          <w:p w14:paraId="7430FDEE" w14:textId="77777777" w:rsidR="00972861" w:rsidRPr="009C49E4" w:rsidRDefault="00972861" w:rsidP="000B5F93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  <w:tcPrChange w:id="419" w:author="Uji Hesti" w:date="2021-09-29T20:57:00Z">
              <w:tcPr>
                <w:tcW w:w="334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9" w:type="dxa"/>
                  <w:left w:w="9" w:type="dxa"/>
                  <w:bottom w:w="0" w:type="dxa"/>
                  <w:right w:w="9" w:type="dxa"/>
                </w:tcMar>
                <w:vAlign w:val="center"/>
                <w:hideMark/>
              </w:tcPr>
            </w:tcPrChange>
          </w:tcPr>
          <w:p w14:paraId="168A8175" w14:textId="77777777" w:rsidR="00972861" w:rsidRPr="008E6817" w:rsidRDefault="00972861" w:rsidP="000B5F93">
            <w:pPr>
              <w:spacing w:line="276" w:lineRule="auto"/>
              <w:rPr>
                <w:sz w:val="20"/>
                <w:szCs w:val="20"/>
                <w:rPrChange w:id="420" w:author="Uji Hesti" w:date="2021-09-29T20:57:00Z">
                  <w:rPr>
                    <w:sz w:val="20"/>
                    <w:szCs w:val="20"/>
                  </w:rPr>
                </w:rPrChange>
              </w:rPr>
            </w:pPr>
            <w:r w:rsidRPr="008E6817">
              <w:rPr>
                <w:sz w:val="20"/>
                <w:szCs w:val="20"/>
                <w:rPrChange w:id="421" w:author="Uji Hesti" w:date="2021-09-29T20:57:00Z">
                  <w:rPr>
                    <w:sz w:val="20"/>
                    <w:szCs w:val="20"/>
                  </w:rPr>
                </w:rPrChange>
              </w:rPr>
              <w:t>Dept. Head / Sect. Head KPE Site</w:t>
            </w:r>
          </w:p>
        </w:tc>
        <w:tc>
          <w:tcPr>
            <w:tcW w:w="3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  <w:tcPrChange w:id="422" w:author="Uji Hesti" w:date="2021-09-29T20:57:00Z">
              <w:tcPr>
                <w:tcW w:w="347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9" w:type="dxa"/>
                  <w:left w:w="9" w:type="dxa"/>
                  <w:bottom w:w="0" w:type="dxa"/>
                  <w:right w:w="9" w:type="dxa"/>
                </w:tcMar>
                <w:vAlign w:val="center"/>
                <w:hideMark/>
              </w:tcPr>
            </w:tcPrChange>
          </w:tcPr>
          <w:p w14:paraId="47F0B3CF" w14:textId="77777777" w:rsidR="008E6817" w:rsidRPr="008E6817" w:rsidRDefault="008E6817" w:rsidP="008E6817">
            <w:pPr>
              <w:spacing w:line="276" w:lineRule="auto"/>
              <w:rPr>
                <w:ins w:id="423" w:author="Uji Hesti" w:date="2021-09-29T20:56:00Z"/>
                <w:sz w:val="20"/>
                <w:szCs w:val="20"/>
                <w:rPrChange w:id="424" w:author="Uji Hesti" w:date="2021-09-29T20:57:00Z">
                  <w:rPr>
                    <w:ins w:id="425" w:author="Uji Hesti" w:date="2021-09-29T20:56:00Z"/>
                    <w:sz w:val="20"/>
                    <w:szCs w:val="20"/>
                  </w:rPr>
                </w:rPrChange>
              </w:rPr>
            </w:pPr>
            <w:ins w:id="426" w:author="Uji Hesti" w:date="2021-09-29T20:56:00Z">
              <w:r w:rsidRPr="008E6817">
                <w:rPr>
                  <w:sz w:val="20"/>
                  <w:szCs w:val="20"/>
                  <w:rPrChange w:id="427" w:author="Uji Hesti" w:date="2021-09-29T20:57:00Z">
                    <w:rPr>
                      <w:sz w:val="20"/>
                      <w:szCs w:val="20"/>
                      <w:highlight w:val="yellow"/>
                    </w:rPr>
                  </w:rPrChange>
                </w:rPr>
                <w:t>Division Head SHED</w:t>
              </w:r>
            </w:ins>
          </w:p>
          <w:p w14:paraId="5A9531DB" w14:textId="1398461C" w:rsidR="00972861" w:rsidRPr="008E6817" w:rsidRDefault="00972861" w:rsidP="000B5F93">
            <w:pPr>
              <w:spacing w:line="276" w:lineRule="auto"/>
              <w:rPr>
                <w:sz w:val="20"/>
                <w:szCs w:val="20"/>
                <w:rPrChange w:id="428" w:author="Uji Hesti" w:date="2021-09-29T20:57:00Z">
                  <w:rPr>
                    <w:sz w:val="20"/>
                    <w:szCs w:val="20"/>
                  </w:rPr>
                </w:rPrChange>
              </w:rPr>
            </w:pPr>
            <w:del w:id="429" w:author="Uji Hesti" w:date="2021-09-29T20:56:00Z">
              <w:r w:rsidRPr="008E6817" w:rsidDel="008E6817">
                <w:rPr>
                  <w:sz w:val="20"/>
                  <w:szCs w:val="20"/>
                  <w:rPrChange w:id="430" w:author="Uji Hesti" w:date="2021-09-29T20:57:00Z">
                    <w:rPr>
                      <w:sz w:val="20"/>
                      <w:szCs w:val="20"/>
                    </w:rPr>
                  </w:rPrChange>
                </w:rPr>
                <w:delText>Division/Department Head SHE</w:delText>
              </w:r>
            </w:del>
          </w:p>
        </w:tc>
      </w:tr>
      <w:tr w:rsidR="009C49E4" w:rsidRPr="009C49E4" w14:paraId="51F52E50" w14:textId="77777777" w:rsidTr="00025626">
        <w:trPr>
          <w:trHeight w:val="288"/>
        </w:trPr>
        <w:tc>
          <w:tcPr>
            <w:tcW w:w="84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15ECCCA7" w14:textId="77777777" w:rsidR="00972861" w:rsidRPr="009C49E4" w:rsidRDefault="00972861" w:rsidP="000B5F93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9C49E4">
              <w:rPr>
                <w:sz w:val="20"/>
                <w:szCs w:val="20"/>
                <w:u w:val="single"/>
              </w:rPr>
              <w:t>Note</w:t>
            </w:r>
            <w:r w:rsidR="007E7C2A">
              <w:rPr>
                <w:sz w:val="20"/>
                <w:szCs w:val="20"/>
                <w:u w:val="single"/>
              </w:rPr>
              <w:t>:</w:t>
            </w:r>
          </w:p>
          <w:p w14:paraId="3873D3D2" w14:textId="77777777" w:rsidR="00972861" w:rsidRPr="009C49E4" w:rsidRDefault="00972861" w:rsidP="000B5F93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sz w:val="20"/>
                <w:szCs w:val="20"/>
                <w:lang w:val="en-ID"/>
              </w:rPr>
            </w:pPr>
            <w:proofErr w:type="spellStart"/>
            <w:r w:rsidRPr="009C49E4">
              <w:rPr>
                <w:sz w:val="20"/>
                <w:szCs w:val="20"/>
              </w:rPr>
              <w:t>Kejadian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sakit</w:t>
            </w:r>
            <w:proofErr w:type="spellEnd"/>
            <w:r w:rsidRPr="009C49E4">
              <w:rPr>
                <w:sz w:val="20"/>
                <w:szCs w:val="20"/>
              </w:rPr>
              <w:t xml:space="preserve"> di </w:t>
            </w:r>
            <w:proofErr w:type="spellStart"/>
            <w:r w:rsidRPr="009C49E4">
              <w:rPr>
                <w:sz w:val="20"/>
                <w:szCs w:val="20"/>
              </w:rPr>
              <w:t>tempat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kerja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adalah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suatu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kondisi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akut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penyakit</w:t>
            </w:r>
            <w:proofErr w:type="spellEnd"/>
            <w:r w:rsidRPr="009C49E4">
              <w:rPr>
                <w:sz w:val="20"/>
                <w:szCs w:val="20"/>
              </w:rPr>
              <w:t xml:space="preserve"> yang </w:t>
            </w:r>
            <w:proofErr w:type="spellStart"/>
            <w:r w:rsidRPr="009C49E4">
              <w:rPr>
                <w:sz w:val="20"/>
                <w:szCs w:val="20"/>
              </w:rPr>
              <w:t>membuat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pekerja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tidak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dapat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melanjutkan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pekerjaannya</w:t>
            </w:r>
            <w:proofErr w:type="spellEnd"/>
            <w:r w:rsidRPr="009C49E4">
              <w:rPr>
                <w:sz w:val="20"/>
                <w:szCs w:val="20"/>
              </w:rPr>
              <w:t xml:space="preserve"> dan </w:t>
            </w:r>
            <w:proofErr w:type="spellStart"/>
            <w:r w:rsidRPr="009C49E4">
              <w:rPr>
                <w:sz w:val="20"/>
                <w:szCs w:val="20"/>
              </w:rPr>
              <w:t>harus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dirujuk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atau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dievakuasi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dari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tempat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kerja</w:t>
            </w:r>
            <w:proofErr w:type="spellEnd"/>
            <w:r w:rsidRPr="009C49E4">
              <w:rPr>
                <w:sz w:val="20"/>
                <w:szCs w:val="20"/>
              </w:rPr>
              <w:t xml:space="preserve"> oleh </w:t>
            </w:r>
            <w:proofErr w:type="spellStart"/>
            <w:r w:rsidRPr="009C49E4">
              <w:rPr>
                <w:sz w:val="20"/>
                <w:szCs w:val="20"/>
              </w:rPr>
              <w:t>tim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medis</w:t>
            </w:r>
            <w:proofErr w:type="spellEnd"/>
            <w:r w:rsidRPr="009C49E4">
              <w:rPr>
                <w:sz w:val="20"/>
                <w:szCs w:val="20"/>
              </w:rPr>
              <w:t>.</w:t>
            </w:r>
          </w:p>
          <w:p w14:paraId="4E91FF1F" w14:textId="77777777" w:rsidR="00972861" w:rsidRPr="009C49E4" w:rsidRDefault="00972861" w:rsidP="000B5F93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sz w:val="20"/>
                <w:szCs w:val="20"/>
                <w:lang w:val="en-ID"/>
              </w:rPr>
            </w:pPr>
            <w:proofErr w:type="spellStart"/>
            <w:r w:rsidRPr="009C49E4">
              <w:rPr>
                <w:sz w:val="20"/>
                <w:szCs w:val="20"/>
              </w:rPr>
              <w:t>Kejadian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meninggal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akibat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sakit</w:t>
            </w:r>
            <w:proofErr w:type="spellEnd"/>
            <w:r w:rsidRPr="009C49E4">
              <w:rPr>
                <w:sz w:val="20"/>
                <w:szCs w:val="20"/>
              </w:rPr>
              <w:t xml:space="preserve"> di </w:t>
            </w:r>
            <w:proofErr w:type="spellStart"/>
            <w:r w:rsidRPr="009C49E4">
              <w:rPr>
                <w:sz w:val="20"/>
                <w:szCs w:val="20"/>
              </w:rPr>
              <w:t>tempat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kerja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adalah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suatu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keadaan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dimana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pekerja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meninggal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secara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mendadak</w:t>
            </w:r>
            <w:proofErr w:type="spellEnd"/>
            <w:r w:rsidRPr="009C49E4">
              <w:rPr>
                <w:sz w:val="20"/>
                <w:szCs w:val="20"/>
              </w:rPr>
              <w:t xml:space="preserve"> di </w:t>
            </w:r>
            <w:proofErr w:type="spellStart"/>
            <w:r w:rsidRPr="009C49E4">
              <w:rPr>
                <w:sz w:val="20"/>
                <w:szCs w:val="20"/>
              </w:rPr>
              <w:t>tempat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kerja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akibat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sakit</w:t>
            </w:r>
            <w:proofErr w:type="spellEnd"/>
            <w:r w:rsidRPr="009C49E4">
              <w:rPr>
                <w:sz w:val="20"/>
                <w:szCs w:val="20"/>
              </w:rPr>
              <w:t xml:space="preserve"> yang </w:t>
            </w:r>
            <w:proofErr w:type="spellStart"/>
            <w:r w:rsidRPr="009C49E4">
              <w:rPr>
                <w:sz w:val="20"/>
                <w:szCs w:val="20"/>
              </w:rPr>
              <w:t>dideritanya</w:t>
            </w:r>
            <w:proofErr w:type="spellEnd"/>
            <w:r w:rsidRPr="009C49E4">
              <w:rPr>
                <w:sz w:val="20"/>
                <w:szCs w:val="20"/>
              </w:rPr>
              <w:t xml:space="preserve">, </w:t>
            </w:r>
            <w:proofErr w:type="spellStart"/>
            <w:r w:rsidRPr="009C49E4">
              <w:rPr>
                <w:sz w:val="20"/>
                <w:szCs w:val="20"/>
              </w:rPr>
              <w:t>bukan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karena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akibat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dari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kecelakaan</w:t>
            </w:r>
            <w:proofErr w:type="spellEnd"/>
            <w:r w:rsidRPr="009C49E4">
              <w:rPr>
                <w:sz w:val="20"/>
                <w:szCs w:val="20"/>
              </w:rPr>
              <w:t xml:space="preserve"> </w:t>
            </w:r>
            <w:proofErr w:type="spellStart"/>
            <w:r w:rsidRPr="009C49E4">
              <w:rPr>
                <w:sz w:val="20"/>
                <w:szCs w:val="20"/>
              </w:rPr>
              <w:t>kerja</w:t>
            </w:r>
            <w:proofErr w:type="spellEnd"/>
            <w:r w:rsidRPr="009C49E4">
              <w:rPr>
                <w:sz w:val="20"/>
                <w:szCs w:val="20"/>
              </w:rPr>
              <w:t>.</w:t>
            </w:r>
          </w:p>
        </w:tc>
      </w:tr>
    </w:tbl>
    <w:p w14:paraId="45FE9C09" w14:textId="151959F5" w:rsidR="00077B86" w:rsidRPr="00814AD1" w:rsidRDefault="00077B86" w:rsidP="000B5F93">
      <w:pPr>
        <w:pStyle w:val="BodyText"/>
        <w:spacing w:before="120" w:after="120" w:line="276" w:lineRule="auto"/>
        <w:ind w:left="720"/>
        <w:jc w:val="both"/>
      </w:pPr>
      <w:proofErr w:type="spellStart"/>
      <w:r w:rsidRPr="00814AD1">
        <w:t>Setiap</w:t>
      </w:r>
      <w:proofErr w:type="spellEnd"/>
      <w:r w:rsidRPr="00814AD1">
        <w:t xml:space="preserve"> </w:t>
      </w:r>
      <w:proofErr w:type="spellStart"/>
      <w:r w:rsidRPr="00814AD1">
        <w:t>kejadian</w:t>
      </w:r>
      <w:proofErr w:type="spellEnd"/>
      <w:r w:rsidRPr="00814AD1">
        <w:t xml:space="preserve"> di </w:t>
      </w:r>
      <w:proofErr w:type="spellStart"/>
      <w:r w:rsidRPr="00814AD1">
        <w:t>atas</w:t>
      </w:r>
      <w:proofErr w:type="spellEnd"/>
      <w:r w:rsidRPr="00814AD1">
        <w:t xml:space="preserve"> </w:t>
      </w:r>
      <w:proofErr w:type="spellStart"/>
      <w:r w:rsidRPr="00814AD1">
        <w:t>dilakukan</w:t>
      </w:r>
      <w:proofErr w:type="spellEnd"/>
      <w:r w:rsidRPr="00814AD1">
        <w:t xml:space="preserve"> </w:t>
      </w:r>
      <w:proofErr w:type="spellStart"/>
      <w:r w:rsidRPr="00814AD1">
        <w:t>investigasi</w:t>
      </w:r>
      <w:proofErr w:type="spellEnd"/>
      <w:r w:rsidRPr="00814AD1">
        <w:t xml:space="preserve"> </w:t>
      </w:r>
      <w:proofErr w:type="spellStart"/>
      <w:r w:rsidRPr="00814AD1">
        <w:t>sesuai</w:t>
      </w:r>
      <w:proofErr w:type="spellEnd"/>
      <w:r w:rsidRPr="00814AD1">
        <w:t xml:space="preserve"> </w:t>
      </w:r>
      <w:proofErr w:type="spellStart"/>
      <w:r w:rsidRPr="00814AD1">
        <w:t>ketentuan</w:t>
      </w:r>
      <w:proofErr w:type="spellEnd"/>
      <w:r w:rsidRPr="00814AD1">
        <w:t xml:space="preserve"> </w:t>
      </w:r>
      <w:proofErr w:type="spellStart"/>
      <w:r w:rsidRPr="00814AD1">
        <w:t>peraturan</w:t>
      </w:r>
      <w:proofErr w:type="spellEnd"/>
      <w:r w:rsidRPr="00814AD1">
        <w:t xml:space="preserve"> </w:t>
      </w:r>
      <w:proofErr w:type="spellStart"/>
      <w:r w:rsidRPr="00814AD1">
        <w:t>perundangan</w:t>
      </w:r>
      <w:proofErr w:type="spellEnd"/>
      <w:r w:rsidRPr="00814AD1">
        <w:t xml:space="preserve"> yang </w:t>
      </w:r>
      <w:proofErr w:type="spellStart"/>
      <w:r w:rsidRPr="00814AD1">
        <w:t>berlaku</w:t>
      </w:r>
      <w:proofErr w:type="spellEnd"/>
      <w:r w:rsidRPr="00814AD1">
        <w:t xml:space="preserve">, </w:t>
      </w:r>
      <w:proofErr w:type="spellStart"/>
      <w:r w:rsidRPr="00814AD1">
        <w:t>menggunakan</w:t>
      </w:r>
      <w:proofErr w:type="spellEnd"/>
      <w:r w:rsidRPr="00814AD1">
        <w:t xml:space="preserve"> </w:t>
      </w:r>
      <w:proofErr w:type="spellStart"/>
      <w:r w:rsidRPr="00814AD1">
        <w:t>metode</w:t>
      </w:r>
      <w:proofErr w:type="spellEnd"/>
      <w:r w:rsidRPr="00814AD1">
        <w:t xml:space="preserve"> </w:t>
      </w:r>
      <w:proofErr w:type="spellStart"/>
      <w:r w:rsidRPr="00814AD1">
        <w:t>investigasi</w:t>
      </w:r>
      <w:proofErr w:type="spellEnd"/>
      <w:r w:rsidRPr="00814AD1">
        <w:t xml:space="preserve"> yang </w:t>
      </w:r>
      <w:proofErr w:type="spellStart"/>
      <w:r w:rsidRPr="00814AD1">
        <w:t>terdapat</w:t>
      </w:r>
      <w:proofErr w:type="spellEnd"/>
      <w:r w:rsidRPr="00814AD1">
        <w:t xml:space="preserve"> di </w:t>
      </w:r>
      <w:proofErr w:type="spellStart"/>
      <w:r w:rsidRPr="00814AD1">
        <w:t>dalam</w:t>
      </w:r>
      <w:proofErr w:type="spellEnd"/>
      <w:r w:rsidRPr="00814AD1">
        <w:t xml:space="preserve"> </w:t>
      </w:r>
      <w:proofErr w:type="spellStart"/>
      <w:r w:rsidRPr="00814AD1">
        <w:t>Prosedur</w:t>
      </w:r>
      <w:proofErr w:type="spellEnd"/>
      <w:r w:rsidRPr="00814AD1">
        <w:t xml:space="preserve"> SIS No. S</w:t>
      </w:r>
      <w:ins w:id="431" w:author="Uji Hesti" w:date="2021-09-29T20:59:00Z">
        <w:r w:rsidR="00FA471A">
          <w:t>SC</w:t>
        </w:r>
      </w:ins>
      <w:del w:id="432" w:author="Uji Hesti" w:date="2021-09-29T20:59:00Z">
        <w:r w:rsidRPr="00814AD1" w:rsidDel="00FA471A">
          <w:delText>HE</w:delText>
        </w:r>
      </w:del>
      <w:r w:rsidRPr="00814AD1">
        <w:t xml:space="preserve">/08/007/SOP </w:t>
      </w:r>
      <w:proofErr w:type="spellStart"/>
      <w:r w:rsidRPr="00814AD1">
        <w:t>atau</w:t>
      </w:r>
      <w:proofErr w:type="spellEnd"/>
      <w:r w:rsidRPr="00814AD1">
        <w:t xml:space="preserve"> </w:t>
      </w:r>
      <w:proofErr w:type="spellStart"/>
      <w:r w:rsidRPr="00814AD1">
        <w:t>Prosedur</w:t>
      </w:r>
      <w:proofErr w:type="spellEnd"/>
      <w:r w:rsidRPr="00814AD1">
        <w:t xml:space="preserve"> yang </w:t>
      </w:r>
      <w:proofErr w:type="spellStart"/>
      <w:r w:rsidRPr="00814AD1">
        <w:t>ditetapkan</w:t>
      </w:r>
      <w:proofErr w:type="spellEnd"/>
      <w:r w:rsidRPr="00814AD1">
        <w:t xml:space="preserve"> oleh </w:t>
      </w:r>
      <w:r w:rsidR="00F205E4">
        <w:t>PTMC</w:t>
      </w:r>
      <w:r w:rsidRPr="00814AD1">
        <w:t xml:space="preserve">. </w:t>
      </w:r>
      <w:proofErr w:type="spellStart"/>
      <w:r w:rsidRPr="00814AD1">
        <w:t>Setiap</w:t>
      </w:r>
      <w:proofErr w:type="spellEnd"/>
      <w:r w:rsidRPr="00814AD1">
        <w:t xml:space="preserve"> </w:t>
      </w:r>
      <w:proofErr w:type="spellStart"/>
      <w:r w:rsidRPr="00814AD1">
        <w:t>kejadian</w:t>
      </w:r>
      <w:proofErr w:type="spellEnd"/>
      <w:r w:rsidRPr="00814AD1">
        <w:t xml:space="preserve"> </w:t>
      </w:r>
      <w:proofErr w:type="spellStart"/>
      <w:r w:rsidRPr="00814AD1">
        <w:t>kecelakaan</w:t>
      </w:r>
      <w:proofErr w:type="spellEnd"/>
      <w:r w:rsidRPr="00814AD1">
        <w:t xml:space="preserve"> yang </w:t>
      </w:r>
      <w:proofErr w:type="spellStart"/>
      <w:r w:rsidRPr="00814AD1">
        <w:t>berpotensi</w:t>
      </w:r>
      <w:proofErr w:type="spellEnd"/>
      <w:r w:rsidRPr="00814AD1">
        <w:t xml:space="preserve"> korban </w:t>
      </w:r>
      <w:proofErr w:type="spellStart"/>
      <w:r w:rsidRPr="00814AD1">
        <w:t>cidera</w:t>
      </w:r>
      <w:proofErr w:type="spellEnd"/>
      <w:r w:rsidRPr="00814AD1">
        <w:t xml:space="preserve"> </w:t>
      </w:r>
      <w:proofErr w:type="spellStart"/>
      <w:r w:rsidRPr="00814AD1">
        <w:t>berat</w:t>
      </w:r>
      <w:proofErr w:type="spellEnd"/>
      <w:r w:rsidRPr="00814AD1">
        <w:t xml:space="preserve"> </w:t>
      </w:r>
      <w:proofErr w:type="spellStart"/>
      <w:r w:rsidRPr="00814AD1">
        <w:t>atau</w:t>
      </w:r>
      <w:proofErr w:type="spellEnd"/>
      <w:r w:rsidRPr="00814AD1">
        <w:t xml:space="preserve"> </w:t>
      </w:r>
      <w:r w:rsidRPr="007E7C2A">
        <w:rPr>
          <w:i/>
        </w:rPr>
        <w:t>fatality</w:t>
      </w:r>
      <w:r w:rsidRPr="00814AD1">
        <w:t xml:space="preserve"> </w:t>
      </w:r>
      <w:proofErr w:type="spellStart"/>
      <w:r w:rsidRPr="00814AD1">
        <w:t>dilakukan</w:t>
      </w:r>
      <w:proofErr w:type="spellEnd"/>
      <w:r w:rsidRPr="00814AD1">
        <w:t xml:space="preserve"> </w:t>
      </w:r>
      <w:proofErr w:type="spellStart"/>
      <w:r w:rsidRPr="00814AD1">
        <w:t>pemeriksaan</w:t>
      </w:r>
      <w:proofErr w:type="spellEnd"/>
      <w:r w:rsidRPr="00814AD1">
        <w:t xml:space="preserve"> </w:t>
      </w:r>
      <w:proofErr w:type="spellStart"/>
      <w:r w:rsidRPr="00814AD1">
        <w:t>dengan</w:t>
      </w:r>
      <w:proofErr w:type="spellEnd"/>
      <w:r w:rsidRPr="00814AD1">
        <w:t xml:space="preserve"> </w:t>
      </w:r>
      <w:proofErr w:type="spellStart"/>
      <w:r w:rsidRPr="00814AD1">
        <w:t>menggunakan</w:t>
      </w:r>
      <w:proofErr w:type="spellEnd"/>
      <w:r w:rsidRPr="00814AD1">
        <w:t xml:space="preserve"> </w:t>
      </w:r>
      <w:proofErr w:type="spellStart"/>
      <w:r w:rsidRPr="00814AD1">
        <w:t>metodologi</w:t>
      </w:r>
      <w:proofErr w:type="spellEnd"/>
      <w:r w:rsidRPr="00814AD1">
        <w:t xml:space="preserve"> ICAM </w:t>
      </w:r>
      <w:proofErr w:type="spellStart"/>
      <w:r w:rsidRPr="00814AD1">
        <w:t>seba</w:t>
      </w:r>
      <w:r w:rsidR="00493710">
        <w:t>gaimana</w:t>
      </w:r>
      <w:proofErr w:type="spellEnd"/>
      <w:r w:rsidR="00493710">
        <w:t xml:space="preserve"> yang </w:t>
      </w:r>
      <w:proofErr w:type="spellStart"/>
      <w:r w:rsidR="00493710">
        <w:t>ditetapkan</w:t>
      </w:r>
      <w:proofErr w:type="spellEnd"/>
      <w:r w:rsidR="00493710">
        <w:t xml:space="preserve"> oleh PTMC</w:t>
      </w:r>
      <w:r w:rsidRPr="00814AD1">
        <w:t>.</w:t>
      </w:r>
    </w:p>
    <w:p w14:paraId="53B4F177" w14:textId="77777777" w:rsidR="00132E0D" w:rsidRPr="00814AD1" w:rsidRDefault="00BF53E8" w:rsidP="000B5F93">
      <w:pPr>
        <w:pStyle w:val="Heading1"/>
        <w:numPr>
          <w:ilvl w:val="0"/>
          <w:numId w:val="1"/>
        </w:numPr>
        <w:tabs>
          <w:tab w:val="left" w:pos="720"/>
        </w:tabs>
        <w:spacing w:line="276" w:lineRule="auto"/>
        <w:ind w:left="734" w:hanging="547"/>
        <w:rPr>
          <w:w w:val="105"/>
          <w:sz w:val="22"/>
          <w:szCs w:val="20"/>
        </w:rPr>
      </w:pPr>
      <w:proofErr w:type="spellStart"/>
      <w:r>
        <w:rPr>
          <w:w w:val="105"/>
          <w:sz w:val="22"/>
          <w:szCs w:val="20"/>
        </w:rPr>
        <w:t>Pelaporan</w:t>
      </w:r>
      <w:proofErr w:type="spellEnd"/>
      <w:r>
        <w:rPr>
          <w:w w:val="105"/>
          <w:sz w:val="22"/>
          <w:szCs w:val="20"/>
        </w:rPr>
        <w:t xml:space="preserve"> Kinerja KPL </w:t>
      </w:r>
      <w:proofErr w:type="spellStart"/>
      <w:r>
        <w:rPr>
          <w:w w:val="105"/>
          <w:sz w:val="22"/>
          <w:szCs w:val="20"/>
        </w:rPr>
        <w:t>serta</w:t>
      </w:r>
      <w:proofErr w:type="spellEnd"/>
      <w:r w:rsidR="00275E1C">
        <w:rPr>
          <w:w w:val="105"/>
          <w:sz w:val="22"/>
          <w:szCs w:val="20"/>
        </w:rPr>
        <w:t xml:space="preserve"> </w:t>
      </w:r>
      <w:proofErr w:type="spellStart"/>
      <w:r w:rsidR="00275E1C">
        <w:rPr>
          <w:w w:val="105"/>
          <w:sz w:val="22"/>
          <w:szCs w:val="20"/>
        </w:rPr>
        <w:t>Evaluasi</w:t>
      </w:r>
      <w:proofErr w:type="spellEnd"/>
    </w:p>
    <w:p w14:paraId="5FA04728" w14:textId="77777777" w:rsidR="00083F84" w:rsidRPr="00814AD1" w:rsidRDefault="00F409F4" w:rsidP="000B5F93">
      <w:pPr>
        <w:pStyle w:val="BodyText"/>
        <w:spacing w:after="120" w:line="276" w:lineRule="auto"/>
        <w:ind w:left="720"/>
        <w:jc w:val="both"/>
      </w:pPr>
      <w:r w:rsidRPr="00814AD1">
        <w:t xml:space="preserve">Perusahaan </w:t>
      </w:r>
      <w:proofErr w:type="spellStart"/>
      <w:r w:rsidRPr="00814AD1">
        <w:t>melakukan</w:t>
      </w:r>
      <w:proofErr w:type="spellEnd"/>
      <w:r w:rsidRPr="00814AD1">
        <w:t xml:space="preserve"> </w:t>
      </w:r>
      <w:proofErr w:type="spellStart"/>
      <w:r w:rsidRPr="00814AD1">
        <w:t>evaluasi</w:t>
      </w:r>
      <w:proofErr w:type="spellEnd"/>
      <w:r w:rsidRPr="00814AD1">
        <w:t xml:space="preserve"> </w:t>
      </w:r>
      <w:proofErr w:type="spellStart"/>
      <w:r w:rsidRPr="00814AD1">
        <w:t>atas</w:t>
      </w:r>
      <w:proofErr w:type="spellEnd"/>
      <w:r w:rsidRPr="00814AD1">
        <w:t xml:space="preserve"> </w:t>
      </w:r>
      <w:proofErr w:type="spellStart"/>
      <w:r w:rsidRPr="00814AD1">
        <w:t>kinerja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, </w:t>
      </w:r>
      <w:proofErr w:type="spellStart"/>
      <w:r w:rsidRPr="00814AD1">
        <w:t>kesehatan</w:t>
      </w:r>
      <w:proofErr w:type="spellEnd"/>
      <w:r w:rsidRPr="00814AD1">
        <w:t xml:space="preserve">, dan </w:t>
      </w:r>
      <w:proofErr w:type="spellStart"/>
      <w:r w:rsidRPr="00814AD1">
        <w:t>lingkungan</w:t>
      </w:r>
      <w:proofErr w:type="spellEnd"/>
      <w:r w:rsidRPr="00814AD1">
        <w:t xml:space="preserve"> </w:t>
      </w:r>
      <w:proofErr w:type="spellStart"/>
      <w:r w:rsidRPr="00814AD1">
        <w:t>per</w:t>
      </w:r>
      <w:r w:rsidR="00B14A12" w:rsidRPr="00814AD1">
        <w:t>usahaan</w:t>
      </w:r>
      <w:proofErr w:type="spellEnd"/>
      <w:r w:rsidR="00B14A12" w:rsidRPr="00814AD1">
        <w:t xml:space="preserve"> </w:t>
      </w:r>
      <w:proofErr w:type="spellStart"/>
      <w:r w:rsidR="00B14A12" w:rsidRPr="00814AD1">
        <w:t>secara</w:t>
      </w:r>
      <w:proofErr w:type="spellEnd"/>
      <w:r w:rsidR="00B14A12" w:rsidRPr="00814AD1">
        <w:t xml:space="preserve"> </w:t>
      </w:r>
      <w:proofErr w:type="spellStart"/>
      <w:r w:rsidR="00B14A12" w:rsidRPr="00814AD1">
        <w:t>teratur</w:t>
      </w:r>
      <w:proofErr w:type="spellEnd"/>
      <w:r w:rsidR="00B14A12" w:rsidRPr="00814AD1">
        <w:t xml:space="preserve"> </w:t>
      </w:r>
      <w:proofErr w:type="spellStart"/>
      <w:r w:rsidR="00B14A12" w:rsidRPr="00814AD1">
        <w:t>berkala</w:t>
      </w:r>
      <w:proofErr w:type="spellEnd"/>
      <w:r w:rsidR="00B14A12" w:rsidRPr="00814AD1">
        <w:t xml:space="preserve"> </w:t>
      </w:r>
      <w:proofErr w:type="spellStart"/>
      <w:r w:rsidR="00B14A12" w:rsidRPr="00814AD1">
        <w:t>melalui</w:t>
      </w:r>
      <w:proofErr w:type="spellEnd"/>
      <w:r w:rsidR="00B14A12" w:rsidRPr="00814AD1">
        <w:t xml:space="preserve"> </w:t>
      </w:r>
      <w:proofErr w:type="spellStart"/>
      <w:r w:rsidR="00B14A12" w:rsidRPr="00814AD1">
        <w:t>evaluasi</w:t>
      </w:r>
      <w:proofErr w:type="spellEnd"/>
      <w:r w:rsidR="00B14A12" w:rsidRPr="00814AD1">
        <w:t xml:space="preserve"> </w:t>
      </w:r>
      <w:proofErr w:type="spellStart"/>
      <w:r w:rsidR="00B14A12" w:rsidRPr="00814AD1">
        <w:t>pencapaian</w:t>
      </w:r>
      <w:proofErr w:type="spellEnd"/>
      <w:r w:rsidR="00B14A12" w:rsidRPr="00814AD1">
        <w:t xml:space="preserve"> </w:t>
      </w:r>
      <w:r w:rsidR="00B14A12" w:rsidRPr="00CB3690">
        <w:rPr>
          <w:i/>
        </w:rPr>
        <w:t>objective</w:t>
      </w:r>
      <w:r w:rsidR="00B14A12" w:rsidRPr="00814AD1">
        <w:t xml:space="preserve"> dan target </w:t>
      </w:r>
      <w:proofErr w:type="spellStart"/>
      <w:r w:rsidR="00B14A12" w:rsidRPr="00814AD1">
        <w:t>kinerja</w:t>
      </w:r>
      <w:proofErr w:type="spellEnd"/>
      <w:r w:rsidR="00B14A12" w:rsidRPr="00814AD1">
        <w:t xml:space="preserve"> </w:t>
      </w:r>
      <w:proofErr w:type="spellStart"/>
      <w:r w:rsidR="00B14A12" w:rsidRPr="00814AD1">
        <w:t>serta</w:t>
      </w:r>
      <w:proofErr w:type="spellEnd"/>
      <w:r w:rsidR="00B14A12" w:rsidRPr="00814AD1">
        <w:t xml:space="preserve"> </w:t>
      </w:r>
      <w:proofErr w:type="spellStart"/>
      <w:r w:rsidR="00B14A12" w:rsidRPr="00814AD1">
        <w:t>implementasi</w:t>
      </w:r>
      <w:proofErr w:type="spellEnd"/>
      <w:r w:rsidR="00B14A12" w:rsidRPr="00814AD1">
        <w:t xml:space="preserve"> </w:t>
      </w:r>
      <w:proofErr w:type="spellStart"/>
      <w:r w:rsidR="00B14A12" w:rsidRPr="00814AD1">
        <w:t>Sapta</w:t>
      </w:r>
      <w:proofErr w:type="spellEnd"/>
      <w:r w:rsidR="00B14A12" w:rsidRPr="00814AD1">
        <w:t xml:space="preserve"> Nirbhaya</w:t>
      </w:r>
      <w:r w:rsidR="008F2958" w:rsidRPr="00814AD1">
        <w:t>.</w:t>
      </w:r>
    </w:p>
    <w:p w14:paraId="22D6BD13" w14:textId="77777777" w:rsidR="00F409F4" w:rsidRPr="00814AD1" w:rsidRDefault="00F409F4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Evaluasi</w:t>
      </w:r>
      <w:proofErr w:type="spellEnd"/>
      <w:r w:rsidRPr="00814AD1">
        <w:t xml:space="preserve"> </w:t>
      </w:r>
      <w:proofErr w:type="spellStart"/>
      <w:r w:rsidRPr="00814AD1">
        <w:t>Bulanan</w:t>
      </w:r>
      <w:proofErr w:type="spellEnd"/>
      <w:r w:rsidRPr="00814AD1">
        <w:t xml:space="preserve"> </w:t>
      </w:r>
      <w:proofErr w:type="spellStart"/>
      <w:r w:rsidRPr="00814AD1">
        <w:t>dilakukan</w:t>
      </w:r>
      <w:proofErr w:type="spellEnd"/>
      <w:r w:rsidRPr="00814AD1">
        <w:t xml:space="preserve"> </w:t>
      </w:r>
      <w:proofErr w:type="spellStart"/>
      <w:r w:rsidRPr="00814AD1">
        <w:t>untuk</w:t>
      </w:r>
      <w:proofErr w:type="spellEnd"/>
      <w:r w:rsidRPr="00814AD1">
        <w:t xml:space="preserve"> </w:t>
      </w:r>
      <w:proofErr w:type="spellStart"/>
      <w:r w:rsidRPr="00814AD1">
        <w:t>melihat</w:t>
      </w:r>
      <w:proofErr w:type="spellEnd"/>
      <w:r w:rsidRPr="00814AD1">
        <w:t xml:space="preserve"> </w:t>
      </w:r>
      <w:proofErr w:type="spellStart"/>
      <w:r w:rsidRPr="00814AD1">
        <w:t>pencapaian</w:t>
      </w:r>
      <w:proofErr w:type="spellEnd"/>
      <w:r w:rsidRPr="00814AD1">
        <w:t xml:space="preserve"> </w:t>
      </w:r>
      <w:r w:rsidRPr="00CB3690">
        <w:rPr>
          <w:i/>
        </w:rPr>
        <w:t>objective</w:t>
      </w:r>
      <w:r w:rsidRPr="00814AD1">
        <w:t xml:space="preserve"> dan target </w:t>
      </w:r>
      <w:proofErr w:type="spellStart"/>
      <w:r w:rsidRPr="00814AD1">
        <w:t>kinerja</w:t>
      </w:r>
      <w:proofErr w:type="spellEnd"/>
      <w:r w:rsidRPr="00814AD1">
        <w:t xml:space="preserve"> site </w:t>
      </w:r>
      <w:proofErr w:type="spellStart"/>
      <w:r w:rsidRPr="00814AD1">
        <w:t>dengan</w:t>
      </w:r>
      <w:proofErr w:type="spellEnd"/>
      <w:r w:rsidRPr="00814AD1">
        <w:t xml:space="preserve"> </w:t>
      </w:r>
      <w:proofErr w:type="spellStart"/>
      <w:r w:rsidRPr="00814AD1">
        <w:t>pembahasan</w:t>
      </w:r>
      <w:proofErr w:type="spellEnd"/>
      <w:r w:rsidRPr="00814AD1">
        <w:t xml:space="preserve"> di </w:t>
      </w:r>
      <w:proofErr w:type="spellStart"/>
      <w:r w:rsidRPr="00814AD1">
        <w:t>pertemuan</w:t>
      </w:r>
      <w:proofErr w:type="spellEnd"/>
      <w:r w:rsidRPr="00814AD1">
        <w:t xml:space="preserve"> </w:t>
      </w:r>
      <w:proofErr w:type="spellStart"/>
      <w:r w:rsidRPr="00814AD1">
        <w:t>rutin</w:t>
      </w:r>
      <w:proofErr w:type="spellEnd"/>
      <w:r w:rsidRPr="00814AD1">
        <w:t xml:space="preserve"> </w:t>
      </w:r>
      <w:proofErr w:type="spellStart"/>
      <w:r w:rsidRPr="00814AD1">
        <w:t>bulanan</w:t>
      </w:r>
      <w:proofErr w:type="spellEnd"/>
      <w:r w:rsidRPr="00814AD1">
        <w:t xml:space="preserve"> </w:t>
      </w:r>
      <w:proofErr w:type="spellStart"/>
      <w:r w:rsidRPr="00814AD1">
        <w:t>komite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>.</w:t>
      </w:r>
    </w:p>
    <w:p w14:paraId="232038D4" w14:textId="77777777" w:rsidR="00F409F4" w:rsidRPr="00814AD1" w:rsidRDefault="00F409F4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Evaluasi</w:t>
      </w:r>
      <w:proofErr w:type="spellEnd"/>
      <w:r w:rsidRPr="00814AD1">
        <w:t xml:space="preserve"> per semester </w:t>
      </w:r>
      <w:proofErr w:type="spellStart"/>
      <w:r w:rsidRPr="00814AD1">
        <w:t>dilakukan</w:t>
      </w:r>
      <w:proofErr w:type="spellEnd"/>
      <w:r w:rsidRPr="00814AD1">
        <w:t xml:space="preserve"> </w:t>
      </w:r>
      <w:proofErr w:type="spellStart"/>
      <w:r w:rsidRPr="00814AD1">
        <w:t>melalui</w:t>
      </w:r>
      <w:proofErr w:type="spellEnd"/>
      <w:r w:rsidRPr="00814AD1">
        <w:t xml:space="preserve"> audit internal site </w:t>
      </w:r>
      <w:proofErr w:type="spellStart"/>
      <w:r w:rsidRPr="00814AD1">
        <w:t>untuk</w:t>
      </w:r>
      <w:proofErr w:type="spellEnd"/>
      <w:r w:rsidRPr="00814AD1">
        <w:t xml:space="preserve"> </w:t>
      </w:r>
      <w:proofErr w:type="spellStart"/>
      <w:r w:rsidRPr="00814AD1">
        <w:t>menilai</w:t>
      </w:r>
      <w:proofErr w:type="spellEnd"/>
      <w:r w:rsidRPr="00814AD1">
        <w:t xml:space="preserve"> </w:t>
      </w:r>
      <w:proofErr w:type="spellStart"/>
      <w:r w:rsidRPr="00814AD1">
        <w:t>keefektifkan</w:t>
      </w:r>
      <w:proofErr w:type="spellEnd"/>
      <w:r w:rsidRPr="00814AD1">
        <w:t xml:space="preserve"> </w:t>
      </w:r>
      <w:proofErr w:type="spellStart"/>
      <w:r w:rsidRPr="00814AD1">
        <w:t>implementasi</w:t>
      </w:r>
      <w:proofErr w:type="spellEnd"/>
      <w:r w:rsidRPr="00814AD1">
        <w:t xml:space="preserve"> </w:t>
      </w:r>
      <w:proofErr w:type="spellStart"/>
      <w:r w:rsidRPr="00814AD1">
        <w:t>Sapta</w:t>
      </w:r>
      <w:proofErr w:type="spellEnd"/>
      <w:r w:rsidRPr="00814AD1">
        <w:t xml:space="preserve"> Nirbhaya </w:t>
      </w:r>
      <w:proofErr w:type="spellStart"/>
      <w:r w:rsidRPr="00814AD1">
        <w:t>dalam</w:t>
      </w:r>
      <w:proofErr w:type="spellEnd"/>
      <w:r w:rsidRPr="00814AD1">
        <w:t xml:space="preserve"> </w:t>
      </w:r>
      <w:proofErr w:type="spellStart"/>
      <w:r w:rsidRPr="00814AD1">
        <w:t>pencapaian</w:t>
      </w:r>
      <w:proofErr w:type="spellEnd"/>
      <w:r w:rsidRPr="00814AD1">
        <w:t xml:space="preserve"> </w:t>
      </w:r>
      <w:proofErr w:type="spellStart"/>
      <w:r w:rsidRPr="00814AD1">
        <w:t>kinerja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, </w:t>
      </w:r>
      <w:proofErr w:type="spellStart"/>
      <w:r w:rsidRPr="00814AD1">
        <w:t>kesehatan</w:t>
      </w:r>
      <w:proofErr w:type="spellEnd"/>
      <w:r w:rsidRPr="00814AD1">
        <w:t xml:space="preserve">, dan </w:t>
      </w:r>
      <w:proofErr w:type="spellStart"/>
      <w:r w:rsidRPr="00814AD1">
        <w:t>lingkungan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>.</w:t>
      </w:r>
    </w:p>
    <w:p w14:paraId="2630D5F7" w14:textId="77777777" w:rsidR="00B14A12" w:rsidRPr="009C49E4" w:rsidRDefault="005B0C89" w:rsidP="000B5F93">
      <w:pPr>
        <w:pStyle w:val="BodyText"/>
        <w:numPr>
          <w:ilvl w:val="0"/>
          <w:numId w:val="43"/>
        </w:numPr>
        <w:spacing w:after="120" w:line="276" w:lineRule="auto"/>
        <w:jc w:val="both"/>
      </w:pPr>
      <w:proofErr w:type="spellStart"/>
      <w:r w:rsidRPr="00CB3690">
        <w:rPr>
          <w:i/>
        </w:rPr>
        <w:t>Self Assessment</w:t>
      </w:r>
      <w:proofErr w:type="spellEnd"/>
      <w:r w:rsidRPr="009C49E4">
        <w:t xml:space="preserve"> </w:t>
      </w:r>
      <w:r w:rsidR="002C452B" w:rsidRPr="009C49E4">
        <w:t xml:space="preserve">oleh </w:t>
      </w:r>
      <w:r w:rsidRPr="009C49E4">
        <w:t>Site</w:t>
      </w:r>
      <w:r w:rsidR="00B14A12" w:rsidRPr="009C49E4">
        <w:t xml:space="preserve"> </w:t>
      </w:r>
      <w:proofErr w:type="spellStart"/>
      <w:r w:rsidR="00B14A12" w:rsidRPr="009C49E4">
        <w:t>dilakukan</w:t>
      </w:r>
      <w:proofErr w:type="spellEnd"/>
      <w:r w:rsidR="00B14A12" w:rsidRPr="009C49E4">
        <w:t xml:space="preserve"> </w:t>
      </w:r>
      <w:proofErr w:type="spellStart"/>
      <w:r w:rsidRPr="009C49E4">
        <w:t>s</w:t>
      </w:r>
      <w:r w:rsidR="002C452B" w:rsidRPr="009C49E4">
        <w:t>ecara</w:t>
      </w:r>
      <w:proofErr w:type="spellEnd"/>
      <w:r w:rsidR="002C452B" w:rsidRPr="009C49E4">
        <w:t xml:space="preserve"> </w:t>
      </w:r>
      <w:proofErr w:type="spellStart"/>
      <w:r w:rsidR="002C452B" w:rsidRPr="009C49E4">
        <w:t>rutin</w:t>
      </w:r>
      <w:proofErr w:type="spellEnd"/>
      <w:r w:rsidR="002C452B" w:rsidRPr="009C49E4">
        <w:t xml:space="preserve"> </w:t>
      </w:r>
      <w:proofErr w:type="spellStart"/>
      <w:r w:rsidR="002C452B" w:rsidRPr="009C49E4">
        <w:t>setiap</w:t>
      </w:r>
      <w:proofErr w:type="spellEnd"/>
      <w:r w:rsidR="002C452B" w:rsidRPr="009C49E4">
        <w:t xml:space="preserve"> 3 </w:t>
      </w:r>
      <w:proofErr w:type="spellStart"/>
      <w:r w:rsidR="002C452B" w:rsidRPr="009C49E4">
        <w:t>bulan</w:t>
      </w:r>
      <w:proofErr w:type="spellEnd"/>
      <w:r w:rsidR="0035675F">
        <w:t>.</w:t>
      </w:r>
    </w:p>
    <w:p w14:paraId="3A8D1A01" w14:textId="77777777" w:rsidR="00B14A12" w:rsidRPr="00814AD1" w:rsidRDefault="00B14A12" w:rsidP="000B5F93">
      <w:pPr>
        <w:pStyle w:val="BodyText"/>
        <w:numPr>
          <w:ilvl w:val="0"/>
          <w:numId w:val="43"/>
        </w:numPr>
        <w:spacing w:after="120" w:line="276" w:lineRule="auto"/>
        <w:jc w:val="both"/>
      </w:pPr>
      <w:r w:rsidRPr="00814AD1">
        <w:t xml:space="preserve">Internal Audit oleh Tim Auditor Head Office </w:t>
      </w:r>
      <w:proofErr w:type="spellStart"/>
      <w:r w:rsidRPr="00814AD1">
        <w:t>dilakukan</w:t>
      </w:r>
      <w:proofErr w:type="spellEnd"/>
      <w:r w:rsidRPr="00814AD1">
        <w:t xml:space="preserve"> di </w:t>
      </w:r>
      <w:proofErr w:type="spellStart"/>
      <w:r w:rsidRPr="00814AD1">
        <w:t>akhir</w:t>
      </w:r>
      <w:proofErr w:type="spellEnd"/>
      <w:r w:rsidRPr="00814AD1">
        <w:t xml:space="preserve"> semester </w:t>
      </w:r>
      <w:proofErr w:type="spellStart"/>
      <w:r w:rsidRPr="00814AD1">
        <w:t>kedua</w:t>
      </w:r>
      <w:proofErr w:type="spellEnd"/>
      <w:r w:rsidR="008F2958" w:rsidRPr="00814AD1">
        <w:t>.</w:t>
      </w:r>
    </w:p>
    <w:p w14:paraId="522B77D2" w14:textId="77777777" w:rsidR="00B14A12" w:rsidRPr="00814AD1" w:rsidRDefault="00B14A12" w:rsidP="000B5F93">
      <w:pPr>
        <w:pStyle w:val="BodyText"/>
        <w:numPr>
          <w:ilvl w:val="0"/>
          <w:numId w:val="43"/>
        </w:numPr>
        <w:spacing w:after="120" w:line="276" w:lineRule="auto"/>
        <w:jc w:val="both"/>
      </w:pPr>
      <w:proofErr w:type="spellStart"/>
      <w:r w:rsidRPr="00814AD1">
        <w:t>Evaluasi</w:t>
      </w:r>
      <w:proofErr w:type="spellEnd"/>
      <w:r w:rsidRPr="00814AD1">
        <w:t xml:space="preserve"> </w:t>
      </w:r>
      <w:proofErr w:type="spellStart"/>
      <w:r w:rsidRPr="00814AD1">
        <w:t>Khusus</w:t>
      </w:r>
      <w:proofErr w:type="spellEnd"/>
      <w:r w:rsidRPr="00814AD1">
        <w:t xml:space="preserve"> </w:t>
      </w:r>
      <w:proofErr w:type="spellStart"/>
      <w:r w:rsidRPr="00814AD1">
        <w:t>melalui</w:t>
      </w:r>
      <w:proofErr w:type="spellEnd"/>
      <w:r w:rsidRPr="00814AD1">
        <w:t xml:space="preserve"> audit </w:t>
      </w:r>
      <w:proofErr w:type="spellStart"/>
      <w:r w:rsidRPr="00814AD1">
        <w:t>pihak</w:t>
      </w:r>
      <w:proofErr w:type="spellEnd"/>
      <w:r w:rsidRPr="00814AD1">
        <w:t xml:space="preserve"> </w:t>
      </w:r>
      <w:proofErr w:type="spellStart"/>
      <w:r w:rsidRPr="00814AD1">
        <w:t>ketiga</w:t>
      </w:r>
      <w:proofErr w:type="spellEnd"/>
      <w:r w:rsidRPr="00814AD1">
        <w:t xml:space="preserve"> oleh Badan </w:t>
      </w:r>
      <w:proofErr w:type="spellStart"/>
      <w:r w:rsidRPr="00814AD1">
        <w:t>Sertifikasi</w:t>
      </w:r>
      <w:proofErr w:type="spellEnd"/>
      <w:r w:rsidRPr="00814AD1">
        <w:t xml:space="preserve"> Audit </w:t>
      </w:r>
      <w:proofErr w:type="spellStart"/>
      <w:r w:rsidRPr="00814AD1">
        <w:t>E</w:t>
      </w:r>
      <w:r w:rsidR="00CB3690">
        <w:t>ks</w:t>
      </w:r>
      <w:r w:rsidRPr="00814AD1">
        <w:t>ternal</w:t>
      </w:r>
      <w:proofErr w:type="spellEnd"/>
      <w:r w:rsidRPr="00814AD1">
        <w:t xml:space="preserve"> </w:t>
      </w:r>
      <w:proofErr w:type="spellStart"/>
      <w:r w:rsidRPr="00814AD1">
        <w:t>akan</w:t>
      </w:r>
      <w:proofErr w:type="spellEnd"/>
      <w:r w:rsidRPr="00814AD1">
        <w:t xml:space="preserve"> </w:t>
      </w:r>
      <w:proofErr w:type="spellStart"/>
      <w:r w:rsidRPr="00814AD1">
        <w:t>dilakukan</w:t>
      </w:r>
      <w:proofErr w:type="spellEnd"/>
      <w:r w:rsidRPr="00814AD1">
        <w:t xml:space="preserve"> </w:t>
      </w:r>
      <w:proofErr w:type="spellStart"/>
      <w:r w:rsidRPr="00814AD1">
        <w:t>jika</w:t>
      </w:r>
      <w:proofErr w:type="spellEnd"/>
      <w:r w:rsidRPr="00814AD1">
        <w:t xml:space="preserve"> </w:t>
      </w:r>
      <w:proofErr w:type="spellStart"/>
      <w:r w:rsidRPr="00814AD1">
        <w:t>dipanda</w:t>
      </w:r>
      <w:r w:rsidR="000617B9" w:rsidRPr="00814AD1">
        <w:t>ng</w:t>
      </w:r>
      <w:proofErr w:type="spellEnd"/>
      <w:r w:rsidR="000617B9" w:rsidRPr="00814AD1">
        <w:t xml:space="preserve"> </w:t>
      </w:r>
      <w:proofErr w:type="spellStart"/>
      <w:r w:rsidR="000617B9" w:rsidRPr="00814AD1">
        <w:t>perlu</w:t>
      </w:r>
      <w:proofErr w:type="spellEnd"/>
      <w:r w:rsidR="000617B9" w:rsidRPr="00814AD1">
        <w:t xml:space="preserve"> oleh </w:t>
      </w:r>
      <w:r w:rsidR="000617B9" w:rsidRPr="00DC378F">
        <w:rPr>
          <w:i/>
        </w:rPr>
        <w:t>Board of Director</w:t>
      </w:r>
    </w:p>
    <w:p w14:paraId="68A09CDC" w14:textId="77777777" w:rsidR="003518A5" w:rsidRPr="00814AD1" w:rsidRDefault="003518A5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Evaluasi</w:t>
      </w:r>
      <w:proofErr w:type="spellEnd"/>
      <w:r w:rsidRPr="00814AD1">
        <w:t xml:space="preserve"> </w:t>
      </w:r>
      <w:proofErr w:type="spellStart"/>
      <w:r w:rsidRPr="00814AD1">
        <w:t>Bulanan</w:t>
      </w:r>
      <w:proofErr w:type="spellEnd"/>
      <w:r w:rsidRPr="00814AD1">
        <w:t xml:space="preserve"> </w:t>
      </w:r>
      <w:proofErr w:type="spellStart"/>
      <w:r w:rsidRPr="00814AD1">
        <w:t>akan</w:t>
      </w:r>
      <w:proofErr w:type="spellEnd"/>
      <w:r w:rsidRPr="00814AD1">
        <w:t xml:space="preserve"> </w:t>
      </w:r>
      <w:proofErr w:type="spellStart"/>
      <w:r w:rsidRPr="00814AD1">
        <w:t>mencakup</w:t>
      </w:r>
      <w:proofErr w:type="spellEnd"/>
      <w:r w:rsidRPr="00814AD1">
        <w:t xml:space="preserve"> </w:t>
      </w:r>
      <w:proofErr w:type="spellStart"/>
      <w:r w:rsidRPr="00814AD1">
        <w:t>evaluasi</w:t>
      </w:r>
      <w:proofErr w:type="spellEnd"/>
      <w:r w:rsidRPr="00814AD1">
        <w:t xml:space="preserve"> </w:t>
      </w:r>
      <w:proofErr w:type="spellStart"/>
      <w:r w:rsidRPr="00814AD1">
        <w:t>atas</w:t>
      </w:r>
      <w:proofErr w:type="spellEnd"/>
      <w:r w:rsidRPr="00814AD1">
        <w:t xml:space="preserve"> </w:t>
      </w:r>
      <w:proofErr w:type="spellStart"/>
      <w:r w:rsidRPr="00814AD1">
        <w:t>pencapaian</w:t>
      </w:r>
      <w:proofErr w:type="spellEnd"/>
      <w:r w:rsidRPr="00814AD1">
        <w:t xml:space="preserve"> </w:t>
      </w:r>
      <w:proofErr w:type="spellStart"/>
      <w:r w:rsidRPr="00814AD1">
        <w:t>kinerja</w:t>
      </w:r>
      <w:proofErr w:type="spellEnd"/>
      <w:r w:rsidRPr="00814AD1">
        <w:t xml:space="preserve"> </w:t>
      </w:r>
      <w:proofErr w:type="spellStart"/>
      <w:r w:rsidRPr="00814AD1">
        <w:t>berdasarkan</w:t>
      </w:r>
      <w:proofErr w:type="spellEnd"/>
      <w:r w:rsidRPr="00814AD1">
        <w:t xml:space="preserve"> data performance site yang </w:t>
      </w:r>
      <w:proofErr w:type="spellStart"/>
      <w:r w:rsidRPr="00814AD1">
        <w:t>meliputi</w:t>
      </w:r>
      <w:proofErr w:type="spellEnd"/>
      <w:r w:rsidRPr="00814AD1">
        <w:t xml:space="preserve"> </w:t>
      </w:r>
      <w:proofErr w:type="spellStart"/>
      <w:r w:rsidRPr="00814AD1">
        <w:t>pelaporan</w:t>
      </w:r>
      <w:proofErr w:type="spellEnd"/>
      <w:r w:rsidR="0035675F">
        <w:t xml:space="preserve"> </w:t>
      </w:r>
      <w:proofErr w:type="spellStart"/>
      <w:r w:rsidR="0035675F">
        <w:t>sebagai</w:t>
      </w:r>
      <w:proofErr w:type="spellEnd"/>
      <w:r w:rsidR="0035675F">
        <w:t xml:space="preserve"> </w:t>
      </w:r>
      <w:proofErr w:type="spellStart"/>
      <w:r w:rsidR="0035675F">
        <w:t>berikut</w:t>
      </w:r>
      <w:proofErr w:type="spellEnd"/>
      <w:r w:rsidRPr="00814AD1">
        <w:t>:</w:t>
      </w:r>
    </w:p>
    <w:p w14:paraId="74AEA180" w14:textId="77777777" w:rsidR="003518A5" w:rsidRPr="00553E60" w:rsidRDefault="003518A5" w:rsidP="000B5F93">
      <w:pPr>
        <w:pStyle w:val="BodyText"/>
        <w:numPr>
          <w:ilvl w:val="0"/>
          <w:numId w:val="45"/>
        </w:numPr>
        <w:spacing w:after="120" w:line="276" w:lineRule="auto"/>
        <w:jc w:val="both"/>
        <w:rPr>
          <w:i/>
        </w:rPr>
      </w:pPr>
      <w:r w:rsidRPr="00553E60">
        <w:rPr>
          <w:i/>
        </w:rPr>
        <w:t>SPR Report</w:t>
      </w:r>
      <w:r w:rsidR="0035675F">
        <w:rPr>
          <w:i/>
        </w:rPr>
        <w:t>.</w:t>
      </w:r>
    </w:p>
    <w:p w14:paraId="6A7695D2" w14:textId="77777777" w:rsidR="003518A5" w:rsidRPr="00553E60" w:rsidRDefault="00CB3690" w:rsidP="000B5F93">
      <w:pPr>
        <w:pStyle w:val="BodyText"/>
        <w:numPr>
          <w:ilvl w:val="0"/>
          <w:numId w:val="45"/>
        </w:numPr>
        <w:spacing w:after="120" w:line="276" w:lineRule="auto"/>
        <w:jc w:val="both"/>
        <w:rPr>
          <w:i/>
        </w:rPr>
      </w:pPr>
      <w:r w:rsidRPr="00553E60">
        <w:rPr>
          <w:i/>
        </w:rPr>
        <w:t>Opportunity Loss R</w:t>
      </w:r>
      <w:r w:rsidR="003518A5" w:rsidRPr="00553E60">
        <w:rPr>
          <w:i/>
        </w:rPr>
        <w:t>eport</w:t>
      </w:r>
      <w:r w:rsidR="0035675F">
        <w:rPr>
          <w:i/>
        </w:rPr>
        <w:t>.</w:t>
      </w:r>
    </w:p>
    <w:p w14:paraId="625E8FE6" w14:textId="77777777" w:rsidR="003518A5" w:rsidRPr="00553E60" w:rsidRDefault="00CB3690" w:rsidP="000B5F93">
      <w:pPr>
        <w:pStyle w:val="BodyText"/>
        <w:numPr>
          <w:ilvl w:val="0"/>
          <w:numId w:val="45"/>
        </w:numPr>
        <w:spacing w:after="120" w:line="276" w:lineRule="auto"/>
        <w:jc w:val="both"/>
        <w:rPr>
          <w:i/>
        </w:rPr>
      </w:pPr>
      <w:r w:rsidRPr="00553E60">
        <w:rPr>
          <w:i/>
        </w:rPr>
        <w:t>SAP Report All S</w:t>
      </w:r>
      <w:r w:rsidR="003518A5" w:rsidRPr="00553E60">
        <w:rPr>
          <w:i/>
        </w:rPr>
        <w:t>ection</w:t>
      </w:r>
      <w:r w:rsidR="0035675F">
        <w:rPr>
          <w:i/>
        </w:rPr>
        <w:t>.</w:t>
      </w:r>
    </w:p>
    <w:p w14:paraId="60C358FF" w14:textId="77777777" w:rsidR="003518A5" w:rsidRPr="00553E60" w:rsidRDefault="00135BD6" w:rsidP="000B5F93">
      <w:pPr>
        <w:pStyle w:val="BodyText"/>
        <w:numPr>
          <w:ilvl w:val="0"/>
          <w:numId w:val="45"/>
        </w:numPr>
        <w:spacing w:after="120" w:line="276" w:lineRule="auto"/>
        <w:jc w:val="both"/>
      </w:pPr>
      <w:proofErr w:type="spellStart"/>
      <w:r w:rsidRPr="00553E60">
        <w:t>Buku</w:t>
      </w:r>
      <w:proofErr w:type="spellEnd"/>
      <w:r w:rsidRPr="00553E60">
        <w:t xml:space="preserve"> </w:t>
      </w:r>
      <w:proofErr w:type="spellStart"/>
      <w:r w:rsidRPr="00553E60">
        <w:t>Catatan</w:t>
      </w:r>
      <w:proofErr w:type="spellEnd"/>
      <w:r w:rsidRPr="00553E60">
        <w:t xml:space="preserve"> </w:t>
      </w:r>
      <w:proofErr w:type="spellStart"/>
      <w:r w:rsidRPr="00553E60">
        <w:t>I</w:t>
      </w:r>
      <w:r w:rsidR="003518A5" w:rsidRPr="00553E60">
        <w:t>nsiden</w:t>
      </w:r>
      <w:proofErr w:type="spellEnd"/>
      <w:r w:rsidR="0035675F">
        <w:t>.</w:t>
      </w:r>
    </w:p>
    <w:p w14:paraId="413A24CD" w14:textId="77777777" w:rsidR="003518A5" w:rsidRPr="00553E60" w:rsidRDefault="00135BD6" w:rsidP="000B5F93">
      <w:pPr>
        <w:pStyle w:val="BodyText"/>
        <w:numPr>
          <w:ilvl w:val="0"/>
          <w:numId w:val="45"/>
        </w:numPr>
        <w:spacing w:after="120" w:line="276" w:lineRule="auto"/>
        <w:jc w:val="both"/>
        <w:rPr>
          <w:i/>
        </w:rPr>
      </w:pPr>
      <w:r w:rsidRPr="00553E60">
        <w:rPr>
          <w:i/>
        </w:rPr>
        <w:t xml:space="preserve">Report Analisa </w:t>
      </w:r>
      <w:proofErr w:type="spellStart"/>
      <w:r w:rsidRPr="00553E60">
        <w:rPr>
          <w:i/>
        </w:rPr>
        <w:t>I</w:t>
      </w:r>
      <w:r w:rsidR="003518A5" w:rsidRPr="00553E60">
        <w:rPr>
          <w:i/>
        </w:rPr>
        <w:t>nsiden</w:t>
      </w:r>
      <w:proofErr w:type="spellEnd"/>
      <w:r w:rsidR="0035675F">
        <w:rPr>
          <w:i/>
        </w:rPr>
        <w:t>.</w:t>
      </w:r>
    </w:p>
    <w:p w14:paraId="6EA2911B" w14:textId="77777777" w:rsidR="003518A5" w:rsidRPr="00553E60" w:rsidRDefault="00135BD6" w:rsidP="000B5F93">
      <w:pPr>
        <w:pStyle w:val="BodyText"/>
        <w:numPr>
          <w:ilvl w:val="0"/>
          <w:numId w:val="45"/>
        </w:numPr>
        <w:spacing w:after="120" w:line="276" w:lineRule="auto"/>
        <w:jc w:val="both"/>
        <w:rPr>
          <w:i/>
        </w:rPr>
      </w:pPr>
      <w:r w:rsidRPr="00553E60">
        <w:rPr>
          <w:i/>
        </w:rPr>
        <w:t>Report T</w:t>
      </w:r>
      <w:r w:rsidR="003518A5" w:rsidRPr="00553E60">
        <w:rPr>
          <w:i/>
        </w:rPr>
        <w:t>raining</w:t>
      </w:r>
      <w:r w:rsidR="0035675F">
        <w:rPr>
          <w:i/>
        </w:rPr>
        <w:t>.</w:t>
      </w:r>
    </w:p>
    <w:p w14:paraId="6DA5A155" w14:textId="77777777" w:rsidR="003518A5" w:rsidRPr="00553E60" w:rsidRDefault="003518A5" w:rsidP="000B5F93">
      <w:pPr>
        <w:pStyle w:val="BodyText"/>
        <w:numPr>
          <w:ilvl w:val="0"/>
          <w:numId w:val="45"/>
        </w:numPr>
        <w:spacing w:after="120" w:line="276" w:lineRule="auto"/>
        <w:jc w:val="both"/>
        <w:rPr>
          <w:i/>
        </w:rPr>
      </w:pPr>
      <w:r w:rsidRPr="00553E60">
        <w:rPr>
          <w:i/>
        </w:rPr>
        <w:t>Why Tree Analysis</w:t>
      </w:r>
      <w:r w:rsidR="0035675F">
        <w:rPr>
          <w:i/>
        </w:rPr>
        <w:t>.</w:t>
      </w:r>
    </w:p>
    <w:p w14:paraId="062B22B5" w14:textId="77777777" w:rsidR="003518A5" w:rsidRPr="00553E60" w:rsidRDefault="00135BD6" w:rsidP="000B5F93">
      <w:pPr>
        <w:pStyle w:val="BodyText"/>
        <w:numPr>
          <w:ilvl w:val="0"/>
          <w:numId w:val="45"/>
        </w:numPr>
        <w:spacing w:after="120" w:line="276" w:lineRule="auto"/>
        <w:jc w:val="both"/>
      </w:pPr>
      <w:r w:rsidRPr="00553E60">
        <w:lastRenderedPageBreak/>
        <w:t>Resume Audit I</w:t>
      </w:r>
      <w:r w:rsidR="003518A5" w:rsidRPr="00553E60">
        <w:t>nternal 5R</w:t>
      </w:r>
      <w:r w:rsidR="0035675F">
        <w:t>.</w:t>
      </w:r>
    </w:p>
    <w:p w14:paraId="3FDF31BA" w14:textId="77777777" w:rsidR="003518A5" w:rsidRPr="00553E60" w:rsidRDefault="00135BD6" w:rsidP="000B5F93">
      <w:pPr>
        <w:pStyle w:val="BodyText"/>
        <w:numPr>
          <w:ilvl w:val="0"/>
          <w:numId w:val="45"/>
        </w:numPr>
        <w:spacing w:after="120" w:line="276" w:lineRule="auto"/>
        <w:jc w:val="both"/>
        <w:rPr>
          <w:i/>
        </w:rPr>
      </w:pPr>
      <w:r w:rsidRPr="00553E60">
        <w:rPr>
          <w:i/>
        </w:rPr>
        <w:t>FLPG Audit R</w:t>
      </w:r>
      <w:r w:rsidR="003518A5" w:rsidRPr="00553E60">
        <w:rPr>
          <w:i/>
        </w:rPr>
        <w:t>eport</w:t>
      </w:r>
      <w:r w:rsidR="0035675F">
        <w:rPr>
          <w:i/>
        </w:rPr>
        <w:t>.</w:t>
      </w:r>
    </w:p>
    <w:p w14:paraId="70837A58" w14:textId="77777777" w:rsidR="003518A5" w:rsidRPr="00553E60" w:rsidRDefault="003518A5" w:rsidP="000B5F93">
      <w:pPr>
        <w:pStyle w:val="BodyText"/>
        <w:numPr>
          <w:ilvl w:val="0"/>
          <w:numId w:val="45"/>
        </w:numPr>
        <w:spacing w:after="120" w:line="276" w:lineRule="auto"/>
        <w:jc w:val="both"/>
        <w:rPr>
          <w:i/>
        </w:rPr>
      </w:pPr>
      <w:r w:rsidRPr="00553E60">
        <w:rPr>
          <w:i/>
        </w:rPr>
        <w:t>Ha</w:t>
      </w:r>
      <w:r w:rsidR="00135BD6" w:rsidRPr="00553E60">
        <w:rPr>
          <w:i/>
        </w:rPr>
        <w:t>zard R</w:t>
      </w:r>
      <w:r w:rsidRPr="00553E60">
        <w:rPr>
          <w:i/>
        </w:rPr>
        <w:t>eport</w:t>
      </w:r>
      <w:r w:rsidR="0035675F">
        <w:rPr>
          <w:i/>
        </w:rPr>
        <w:t>.</w:t>
      </w:r>
    </w:p>
    <w:p w14:paraId="7EF970A2" w14:textId="77777777" w:rsidR="003518A5" w:rsidRPr="00553E60" w:rsidRDefault="00135BD6" w:rsidP="000B5F93">
      <w:pPr>
        <w:pStyle w:val="BodyText"/>
        <w:numPr>
          <w:ilvl w:val="0"/>
          <w:numId w:val="45"/>
        </w:numPr>
        <w:spacing w:after="120" w:line="276" w:lineRule="auto"/>
        <w:jc w:val="both"/>
        <w:rPr>
          <w:i/>
        </w:rPr>
      </w:pPr>
      <w:r w:rsidRPr="00553E60">
        <w:rPr>
          <w:i/>
        </w:rPr>
        <w:t>Health Management R</w:t>
      </w:r>
      <w:r w:rsidR="003518A5" w:rsidRPr="00553E60">
        <w:rPr>
          <w:i/>
        </w:rPr>
        <w:t>eport</w:t>
      </w:r>
      <w:r w:rsidR="0035675F">
        <w:rPr>
          <w:i/>
        </w:rPr>
        <w:t>.</w:t>
      </w:r>
    </w:p>
    <w:p w14:paraId="426301FE" w14:textId="77777777" w:rsidR="003518A5" w:rsidRPr="00553E60" w:rsidRDefault="00135BD6" w:rsidP="000B5F93">
      <w:pPr>
        <w:pStyle w:val="BodyText"/>
        <w:numPr>
          <w:ilvl w:val="0"/>
          <w:numId w:val="45"/>
        </w:numPr>
        <w:spacing w:after="120" w:line="276" w:lineRule="auto"/>
        <w:jc w:val="both"/>
      </w:pPr>
      <w:r w:rsidRPr="00553E60">
        <w:t xml:space="preserve">FU </w:t>
      </w:r>
      <w:proofErr w:type="spellStart"/>
      <w:r w:rsidRPr="00553E60">
        <w:t>Rekomendasi</w:t>
      </w:r>
      <w:proofErr w:type="spellEnd"/>
      <w:r w:rsidRPr="00553E60">
        <w:t xml:space="preserve"> </w:t>
      </w:r>
      <w:proofErr w:type="spellStart"/>
      <w:r w:rsidRPr="00553E60">
        <w:t>I</w:t>
      </w:r>
      <w:r w:rsidR="003518A5" w:rsidRPr="00553E60">
        <w:t>nsiden</w:t>
      </w:r>
      <w:proofErr w:type="spellEnd"/>
      <w:r w:rsidR="0035675F">
        <w:t>.</w:t>
      </w:r>
    </w:p>
    <w:p w14:paraId="6B5052F3" w14:textId="77777777" w:rsidR="003518A5" w:rsidRPr="00553E60" w:rsidRDefault="003518A5" w:rsidP="000B5F93">
      <w:pPr>
        <w:pStyle w:val="BodyText"/>
        <w:numPr>
          <w:ilvl w:val="0"/>
          <w:numId w:val="45"/>
        </w:numPr>
        <w:spacing w:after="120" w:line="276" w:lineRule="auto"/>
        <w:jc w:val="both"/>
        <w:rPr>
          <w:i/>
        </w:rPr>
      </w:pPr>
      <w:proofErr w:type="spellStart"/>
      <w:r w:rsidRPr="00553E60">
        <w:rPr>
          <w:i/>
        </w:rPr>
        <w:t>Sanksi</w:t>
      </w:r>
      <w:proofErr w:type="spellEnd"/>
      <w:r w:rsidRPr="00553E60">
        <w:rPr>
          <w:i/>
        </w:rPr>
        <w:t xml:space="preserve"> SPDK</w:t>
      </w:r>
      <w:r w:rsidR="0035675F">
        <w:rPr>
          <w:i/>
        </w:rPr>
        <w:t>.</w:t>
      </w:r>
    </w:p>
    <w:p w14:paraId="038B20C7" w14:textId="77777777" w:rsidR="00CC3D4B" w:rsidRPr="00814AD1" w:rsidRDefault="00CC3D4B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Laporan</w:t>
      </w:r>
      <w:proofErr w:type="spellEnd"/>
      <w:r w:rsidRPr="00814AD1">
        <w:t xml:space="preserve"> </w:t>
      </w:r>
      <w:proofErr w:type="spellStart"/>
      <w:r w:rsidRPr="00814AD1">
        <w:t>berkala</w:t>
      </w:r>
      <w:proofErr w:type="spellEnd"/>
      <w:r w:rsidRPr="00814AD1">
        <w:t xml:space="preserve"> </w:t>
      </w:r>
      <w:proofErr w:type="spellStart"/>
      <w:r w:rsidRPr="00814AD1">
        <w:t>bulanan</w:t>
      </w:r>
      <w:proofErr w:type="spellEnd"/>
      <w:r w:rsidRPr="00814AD1">
        <w:t xml:space="preserve"> </w:t>
      </w:r>
      <w:proofErr w:type="spellStart"/>
      <w:r w:rsidR="00595590" w:rsidRPr="00814AD1">
        <w:t>maupun</w:t>
      </w:r>
      <w:proofErr w:type="spellEnd"/>
      <w:r w:rsidR="00595590" w:rsidRPr="00814AD1">
        <w:t xml:space="preserve"> </w:t>
      </w:r>
      <w:proofErr w:type="spellStart"/>
      <w:r w:rsidR="00595590" w:rsidRPr="00814AD1">
        <w:t>laporan</w:t>
      </w:r>
      <w:proofErr w:type="spellEnd"/>
      <w:r w:rsidR="00595590" w:rsidRPr="00814AD1">
        <w:t xml:space="preserve"> </w:t>
      </w:r>
      <w:proofErr w:type="spellStart"/>
      <w:r w:rsidR="00595590" w:rsidRPr="00814AD1">
        <w:t>khusus</w:t>
      </w:r>
      <w:proofErr w:type="spellEnd"/>
      <w:r w:rsidR="00595590"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 yang </w:t>
      </w:r>
      <w:proofErr w:type="spellStart"/>
      <w:r w:rsidRPr="00814AD1">
        <w:t>dipersyaratkan</w:t>
      </w:r>
      <w:proofErr w:type="spellEnd"/>
      <w:r w:rsidRPr="00814AD1">
        <w:t xml:space="preserve"> di </w:t>
      </w:r>
      <w:proofErr w:type="spellStart"/>
      <w:r w:rsidRPr="00814AD1">
        <w:t>dalam</w:t>
      </w:r>
      <w:proofErr w:type="spellEnd"/>
      <w:r w:rsidRPr="00814AD1">
        <w:t xml:space="preserve"> </w:t>
      </w:r>
      <w:proofErr w:type="spellStart"/>
      <w:r w:rsidRPr="00814AD1">
        <w:t>peraturan</w:t>
      </w:r>
      <w:proofErr w:type="spellEnd"/>
      <w:r w:rsidRPr="00814AD1">
        <w:t xml:space="preserve"> </w:t>
      </w:r>
      <w:proofErr w:type="spellStart"/>
      <w:r w:rsidRPr="00814AD1">
        <w:t>perundangan</w:t>
      </w:r>
      <w:proofErr w:type="spellEnd"/>
      <w:r w:rsidRPr="00814AD1">
        <w:t xml:space="preserve"> </w:t>
      </w:r>
      <w:proofErr w:type="spellStart"/>
      <w:r w:rsidRPr="00814AD1">
        <w:t>sebagaimana</w:t>
      </w:r>
      <w:proofErr w:type="spellEnd"/>
      <w:r w:rsidRPr="00814AD1">
        <w:t xml:space="preserve"> </w:t>
      </w:r>
      <w:proofErr w:type="spellStart"/>
      <w:r w:rsidRPr="00814AD1">
        <w:t>diamanatkan</w:t>
      </w:r>
      <w:proofErr w:type="spellEnd"/>
      <w:r w:rsidRPr="00814AD1">
        <w:t xml:space="preserve"> </w:t>
      </w:r>
      <w:proofErr w:type="spellStart"/>
      <w:r w:rsidRPr="00814AD1">
        <w:t>dalam</w:t>
      </w:r>
      <w:proofErr w:type="spellEnd"/>
      <w:r w:rsidRPr="00814AD1">
        <w:t xml:space="preserve"> Keputusan</w:t>
      </w:r>
      <w:r w:rsidR="00595590" w:rsidRPr="00814AD1">
        <w:t xml:space="preserve"> Menteri ESDM No. 1</w:t>
      </w:r>
      <w:r w:rsidRPr="00814AD1">
        <w:t>806</w:t>
      </w:r>
      <w:r w:rsidR="00595590" w:rsidRPr="00814AD1">
        <w:t xml:space="preserve">K/30/MEM/2018 </w:t>
      </w:r>
      <w:proofErr w:type="spellStart"/>
      <w:r w:rsidR="00595590" w:rsidRPr="00814AD1">
        <w:t>akan</w:t>
      </w:r>
      <w:proofErr w:type="spellEnd"/>
      <w:r w:rsidR="00595590" w:rsidRPr="00814AD1">
        <w:t xml:space="preserve"> </w:t>
      </w:r>
      <w:proofErr w:type="spellStart"/>
      <w:r w:rsidR="00595590" w:rsidRPr="00814AD1">
        <w:t>disampaikan</w:t>
      </w:r>
      <w:proofErr w:type="spellEnd"/>
      <w:r w:rsidR="00595590" w:rsidRPr="00814AD1">
        <w:t xml:space="preserve"> </w:t>
      </w:r>
      <w:proofErr w:type="spellStart"/>
      <w:r w:rsidR="00595590" w:rsidRPr="00814AD1">
        <w:t>kepada</w:t>
      </w:r>
      <w:proofErr w:type="spellEnd"/>
      <w:r w:rsidR="00595590" w:rsidRPr="00814AD1">
        <w:t xml:space="preserve"> Kementerian ESDM </w:t>
      </w:r>
      <w:proofErr w:type="spellStart"/>
      <w:r w:rsidR="00595590" w:rsidRPr="00814AD1">
        <w:t>melalui</w:t>
      </w:r>
      <w:proofErr w:type="spellEnd"/>
      <w:r w:rsidR="00595590" w:rsidRPr="00814AD1">
        <w:t xml:space="preserve"> </w:t>
      </w:r>
      <w:proofErr w:type="spellStart"/>
      <w:r w:rsidR="00595590" w:rsidRPr="00814AD1">
        <w:t>K</w:t>
      </w:r>
      <w:r w:rsidR="0035675F">
        <w:t>TT</w:t>
      </w:r>
      <w:r w:rsidR="00595590" w:rsidRPr="00814AD1">
        <w:t>sebagaiman</w:t>
      </w:r>
      <w:proofErr w:type="spellEnd"/>
      <w:r w:rsidR="00595590" w:rsidRPr="00814AD1">
        <w:t xml:space="preserve"> </w:t>
      </w:r>
      <w:proofErr w:type="spellStart"/>
      <w:r w:rsidR="00595590" w:rsidRPr="00814AD1">
        <w:t>peraturan</w:t>
      </w:r>
      <w:proofErr w:type="spellEnd"/>
      <w:r w:rsidR="00595590" w:rsidRPr="00814AD1">
        <w:t xml:space="preserve"> </w:t>
      </w:r>
      <w:proofErr w:type="spellStart"/>
      <w:r w:rsidR="00595590" w:rsidRPr="00814AD1">
        <w:t>perundangan</w:t>
      </w:r>
      <w:proofErr w:type="spellEnd"/>
      <w:r w:rsidR="00595590" w:rsidRPr="00814AD1">
        <w:t xml:space="preserve"> yang </w:t>
      </w:r>
      <w:proofErr w:type="spellStart"/>
      <w:r w:rsidR="00595590" w:rsidRPr="00814AD1">
        <w:t>berlaku</w:t>
      </w:r>
      <w:proofErr w:type="spellEnd"/>
      <w:r w:rsidR="00595590" w:rsidRPr="00814AD1">
        <w:t>.</w:t>
      </w:r>
    </w:p>
    <w:p w14:paraId="0B75265F" w14:textId="77777777" w:rsidR="00BE2467" w:rsidRPr="009C49E4" w:rsidRDefault="00BE2467" w:rsidP="000B5F93">
      <w:pPr>
        <w:pStyle w:val="BodyText"/>
        <w:spacing w:after="120" w:line="276" w:lineRule="auto"/>
        <w:ind w:left="720"/>
        <w:jc w:val="both"/>
      </w:pPr>
      <w:r w:rsidRPr="009C49E4">
        <w:t xml:space="preserve">SIS </w:t>
      </w:r>
      <w:proofErr w:type="spellStart"/>
      <w:r w:rsidRPr="009C49E4">
        <w:t>melaporkan</w:t>
      </w:r>
      <w:proofErr w:type="spellEnd"/>
      <w:r w:rsidRPr="009C49E4">
        <w:t xml:space="preserve"> </w:t>
      </w:r>
      <w:proofErr w:type="spellStart"/>
      <w:r w:rsidRPr="009C49E4">
        <w:t>laporan</w:t>
      </w:r>
      <w:proofErr w:type="spellEnd"/>
      <w:r w:rsidRPr="009C49E4">
        <w:t xml:space="preserve"> </w:t>
      </w:r>
      <w:proofErr w:type="spellStart"/>
      <w:r w:rsidRPr="009C49E4">
        <w:t>harian</w:t>
      </w:r>
      <w:proofErr w:type="spellEnd"/>
      <w:r w:rsidRPr="009C49E4">
        <w:t xml:space="preserve"> K3LH dan </w:t>
      </w:r>
      <w:proofErr w:type="spellStart"/>
      <w:r w:rsidRPr="009C49E4">
        <w:t>laporan</w:t>
      </w:r>
      <w:proofErr w:type="spellEnd"/>
      <w:r w:rsidRPr="009C49E4">
        <w:t xml:space="preserve"> </w:t>
      </w:r>
      <w:proofErr w:type="spellStart"/>
      <w:r w:rsidRPr="009C49E4">
        <w:t>Bulanan</w:t>
      </w:r>
      <w:proofErr w:type="spellEnd"/>
      <w:r w:rsidRPr="009C49E4">
        <w:t xml:space="preserve"> K3LH </w:t>
      </w:r>
      <w:proofErr w:type="spellStart"/>
      <w:r w:rsidRPr="009C49E4">
        <w:t>sesuai</w:t>
      </w:r>
      <w:proofErr w:type="spellEnd"/>
      <w:r w:rsidRPr="009C49E4">
        <w:t xml:space="preserve"> </w:t>
      </w:r>
      <w:proofErr w:type="spellStart"/>
      <w:r w:rsidRPr="009C49E4">
        <w:t>dengan</w:t>
      </w:r>
      <w:proofErr w:type="spellEnd"/>
      <w:r w:rsidRPr="009C49E4">
        <w:t xml:space="preserve"> format </w:t>
      </w:r>
      <w:proofErr w:type="spellStart"/>
      <w:r w:rsidRPr="009C49E4">
        <w:t>laporan</w:t>
      </w:r>
      <w:proofErr w:type="spellEnd"/>
      <w:r w:rsidRPr="009C49E4">
        <w:t xml:space="preserve"> </w:t>
      </w:r>
      <w:proofErr w:type="spellStart"/>
      <w:r w:rsidRPr="009C49E4">
        <w:t>bulanan</w:t>
      </w:r>
      <w:proofErr w:type="spellEnd"/>
      <w:r w:rsidRPr="009C49E4">
        <w:t xml:space="preserve"> PTMC.</w:t>
      </w:r>
    </w:p>
    <w:p w14:paraId="284DC735" w14:textId="77777777" w:rsidR="00A244EB" w:rsidRPr="00814AD1" w:rsidRDefault="00CC3D4B" w:rsidP="000B5F93">
      <w:pPr>
        <w:pStyle w:val="BodyText"/>
        <w:spacing w:after="120" w:line="276" w:lineRule="auto"/>
        <w:ind w:left="720"/>
        <w:jc w:val="both"/>
      </w:pPr>
      <w:proofErr w:type="spellStart"/>
      <w:r w:rsidRPr="00814AD1">
        <w:t>Secara</w:t>
      </w:r>
      <w:proofErr w:type="spellEnd"/>
      <w:r w:rsidRPr="00814AD1">
        <w:t xml:space="preserve"> </w:t>
      </w:r>
      <w:proofErr w:type="spellStart"/>
      <w:r w:rsidRPr="00814AD1">
        <w:t>berkala</w:t>
      </w:r>
      <w:proofErr w:type="spellEnd"/>
      <w:r w:rsidRPr="00814AD1">
        <w:t xml:space="preserve"> </w:t>
      </w:r>
      <w:proofErr w:type="spellStart"/>
      <w:r w:rsidRPr="00814AD1">
        <w:t>tahunan</w:t>
      </w:r>
      <w:proofErr w:type="spellEnd"/>
      <w:r w:rsidRPr="00814AD1">
        <w:t xml:space="preserve">, SIS </w:t>
      </w:r>
      <w:proofErr w:type="spellStart"/>
      <w:r w:rsidRPr="00814AD1">
        <w:t>melakukan</w:t>
      </w:r>
      <w:proofErr w:type="spellEnd"/>
      <w:r w:rsidRPr="00814AD1">
        <w:t xml:space="preserve"> audit internal </w:t>
      </w:r>
      <w:proofErr w:type="spellStart"/>
      <w:r w:rsidRPr="00814AD1">
        <w:t>atas</w:t>
      </w:r>
      <w:proofErr w:type="spellEnd"/>
      <w:r w:rsidRPr="00814AD1">
        <w:t xml:space="preserve"> </w:t>
      </w:r>
      <w:proofErr w:type="spellStart"/>
      <w:r w:rsidRPr="00814AD1">
        <w:t>pelaksanaan</w:t>
      </w:r>
      <w:proofErr w:type="spellEnd"/>
      <w:r w:rsidRPr="00814AD1">
        <w:t xml:space="preserve"> </w:t>
      </w:r>
      <w:proofErr w:type="spellStart"/>
      <w:r w:rsidRPr="00814AD1">
        <w:t>penerapan</w:t>
      </w:r>
      <w:proofErr w:type="spellEnd"/>
      <w:r w:rsidRPr="00814AD1">
        <w:t xml:space="preserve"> </w:t>
      </w:r>
      <w:proofErr w:type="spellStart"/>
      <w:r w:rsidRPr="00814AD1">
        <w:t>Sistem</w:t>
      </w:r>
      <w:proofErr w:type="spellEnd"/>
      <w:r w:rsidRPr="00814AD1">
        <w:t xml:space="preserve"> </w:t>
      </w:r>
      <w:proofErr w:type="spellStart"/>
      <w:r w:rsidRPr="00814AD1">
        <w:t>Manajemen</w:t>
      </w:r>
      <w:proofErr w:type="spellEnd"/>
      <w:r w:rsidRPr="00814AD1">
        <w:t xml:space="preserve"> </w:t>
      </w:r>
      <w:proofErr w:type="spellStart"/>
      <w:r w:rsidRPr="00814AD1">
        <w:t>Keselamatan</w:t>
      </w:r>
      <w:proofErr w:type="spellEnd"/>
      <w:r w:rsidRPr="00814AD1">
        <w:t xml:space="preserve"> </w:t>
      </w:r>
      <w:proofErr w:type="spellStart"/>
      <w:r w:rsidRPr="00814AD1">
        <w:t>Pertambangan</w:t>
      </w:r>
      <w:proofErr w:type="spellEnd"/>
      <w:r w:rsidRPr="00814AD1">
        <w:t xml:space="preserve"> (SMKP) </w:t>
      </w:r>
      <w:proofErr w:type="spellStart"/>
      <w:r w:rsidRPr="00814AD1">
        <w:t>sesuai</w:t>
      </w:r>
      <w:proofErr w:type="spellEnd"/>
      <w:r w:rsidRPr="00814AD1">
        <w:t xml:space="preserve"> </w:t>
      </w:r>
      <w:proofErr w:type="spellStart"/>
      <w:r w:rsidRPr="00814AD1">
        <w:t>ketentuan</w:t>
      </w:r>
      <w:proofErr w:type="spellEnd"/>
      <w:r w:rsidRPr="00814AD1">
        <w:t xml:space="preserve"> </w:t>
      </w:r>
      <w:proofErr w:type="spellStart"/>
      <w:r w:rsidRPr="00814AD1">
        <w:t>peraturan</w:t>
      </w:r>
      <w:proofErr w:type="spellEnd"/>
      <w:r w:rsidRPr="00814AD1">
        <w:t xml:space="preserve"> </w:t>
      </w:r>
      <w:proofErr w:type="spellStart"/>
      <w:r w:rsidRPr="00814AD1">
        <w:t>perundangan</w:t>
      </w:r>
      <w:proofErr w:type="spellEnd"/>
      <w:r w:rsidRPr="00814AD1">
        <w:t xml:space="preserve"> </w:t>
      </w:r>
      <w:proofErr w:type="spellStart"/>
      <w:r w:rsidRPr="00814AD1">
        <w:t>sebagaimana</w:t>
      </w:r>
      <w:proofErr w:type="spellEnd"/>
      <w:r w:rsidRPr="00814AD1">
        <w:t xml:space="preserve"> </w:t>
      </w:r>
      <w:proofErr w:type="spellStart"/>
      <w:r w:rsidRPr="00814AD1">
        <w:t>diamanatkan</w:t>
      </w:r>
      <w:proofErr w:type="spellEnd"/>
      <w:r w:rsidRPr="00814AD1">
        <w:t xml:space="preserve"> </w:t>
      </w:r>
      <w:proofErr w:type="spellStart"/>
      <w:r w:rsidRPr="00814AD1">
        <w:t>dalam</w:t>
      </w:r>
      <w:proofErr w:type="spellEnd"/>
      <w:r w:rsidRPr="00814AD1">
        <w:t xml:space="preserve"> </w:t>
      </w:r>
      <w:proofErr w:type="spellStart"/>
      <w:r w:rsidRPr="00814AD1">
        <w:t>Peraturan</w:t>
      </w:r>
      <w:proofErr w:type="spellEnd"/>
      <w:r w:rsidRPr="00814AD1">
        <w:t xml:space="preserve"> Menteri ESDM </w:t>
      </w:r>
      <w:r w:rsidR="00B809CF">
        <w:t>N</w:t>
      </w:r>
      <w:r w:rsidRPr="00814AD1">
        <w:t xml:space="preserve">o. 26 </w:t>
      </w:r>
      <w:proofErr w:type="spellStart"/>
      <w:r w:rsidRPr="00814AD1">
        <w:t>Tahun</w:t>
      </w:r>
      <w:proofErr w:type="spellEnd"/>
      <w:r w:rsidRPr="00814AD1">
        <w:t xml:space="preserve"> 2018. </w:t>
      </w:r>
      <w:proofErr w:type="spellStart"/>
      <w:r w:rsidR="00A244EB" w:rsidRPr="00814AD1">
        <w:t>Laporan</w:t>
      </w:r>
      <w:proofErr w:type="spellEnd"/>
      <w:r w:rsidR="00A244EB" w:rsidRPr="00814AD1">
        <w:t xml:space="preserve"> </w:t>
      </w:r>
      <w:proofErr w:type="spellStart"/>
      <w:r w:rsidR="00A244EB" w:rsidRPr="00814AD1">
        <w:t>pelaksanaan</w:t>
      </w:r>
      <w:proofErr w:type="spellEnd"/>
      <w:r w:rsidR="00A244EB" w:rsidRPr="00814AD1">
        <w:t xml:space="preserve"> audit </w:t>
      </w:r>
      <w:proofErr w:type="spellStart"/>
      <w:r w:rsidR="00A244EB" w:rsidRPr="00814AD1">
        <w:t>sistem</w:t>
      </w:r>
      <w:proofErr w:type="spellEnd"/>
      <w:r w:rsidR="00A244EB" w:rsidRPr="00814AD1">
        <w:t xml:space="preserve"> </w:t>
      </w:r>
      <w:proofErr w:type="spellStart"/>
      <w:r w:rsidR="00A244EB" w:rsidRPr="00814AD1">
        <w:t>manajemen</w:t>
      </w:r>
      <w:proofErr w:type="spellEnd"/>
      <w:r w:rsidR="00A244EB" w:rsidRPr="00814AD1">
        <w:t xml:space="preserve"> </w:t>
      </w:r>
      <w:proofErr w:type="spellStart"/>
      <w:r w:rsidR="00A244EB" w:rsidRPr="00814AD1">
        <w:t>keselamatan</w:t>
      </w:r>
      <w:proofErr w:type="spellEnd"/>
      <w:r w:rsidR="00A244EB" w:rsidRPr="00814AD1">
        <w:t xml:space="preserve"> </w:t>
      </w:r>
      <w:proofErr w:type="spellStart"/>
      <w:r w:rsidR="00A244EB" w:rsidRPr="00814AD1">
        <w:t>pertambangan</w:t>
      </w:r>
      <w:proofErr w:type="spellEnd"/>
      <w:r w:rsidR="00A244EB" w:rsidRPr="00814AD1">
        <w:t xml:space="preserve"> </w:t>
      </w:r>
      <w:proofErr w:type="spellStart"/>
      <w:r w:rsidR="00A244EB" w:rsidRPr="00814AD1">
        <w:t>akan</w:t>
      </w:r>
      <w:proofErr w:type="spellEnd"/>
      <w:r w:rsidR="00A244EB" w:rsidRPr="00814AD1">
        <w:t xml:space="preserve"> </w:t>
      </w:r>
      <w:proofErr w:type="spellStart"/>
      <w:r w:rsidR="00A244EB" w:rsidRPr="00814AD1">
        <w:t>disampaikan</w:t>
      </w:r>
      <w:proofErr w:type="spellEnd"/>
      <w:r w:rsidR="00A244EB" w:rsidRPr="00814AD1">
        <w:t xml:space="preserve"> </w:t>
      </w:r>
      <w:proofErr w:type="spellStart"/>
      <w:r w:rsidR="00A244EB" w:rsidRPr="00814AD1">
        <w:t>kepada</w:t>
      </w:r>
      <w:proofErr w:type="spellEnd"/>
      <w:r w:rsidR="00A244EB" w:rsidRPr="00814AD1">
        <w:t xml:space="preserve"> Kementerian ESDM </w:t>
      </w:r>
      <w:proofErr w:type="spellStart"/>
      <w:r w:rsidR="00A244EB" w:rsidRPr="00814AD1">
        <w:t>melalui</w:t>
      </w:r>
      <w:proofErr w:type="spellEnd"/>
      <w:r w:rsidR="00A244EB" w:rsidRPr="00814AD1">
        <w:t xml:space="preserve"> </w:t>
      </w:r>
      <w:r w:rsidR="0035675F">
        <w:t>KTT</w:t>
      </w:r>
      <w:r w:rsidR="00A244EB" w:rsidRPr="00814AD1">
        <w:t xml:space="preserve"> </w:t>
      </w:r>
      <w:proofErr w:type="spellStart"/>
      <w:r w:rsidR="00A244EB" w:rsidRPr="00814AD1">
        <w:t>sebagaimana</w:t>
      </w:r>
      <w:proofErr w:type="spellEnd"/>
      <w:r w:rsidR="00A244EB" w:rsidRPr="00814AD1">
        <w:t xml:space="preserve"> </w:t>
      </w:r>
      <w:proofErr w:type="spellStart"/>
      <w:r w:rsidR="00A244EB" w:rsidRPr="00814AD1">
        <w:t>peraturan</w:t>
      </w:r>
      <w:proofErr w:type="spellEnd"/>
      <w:r w:rsidR="00A244EB" w:rsidRPr="00814AD1">
        <w:t xml:space="preserve"> </w:t>
      </w:r>
      <w:proofErr w:type="spellStart"/>
      <w:r w:rsidR="00A244EB" w:rsidRPr="00814AD1">
        <w:t>perundangan</w:t>
      </w:r>
      <w:proofErr w:type="spellEnd"/>
      <w:r w:rsidR="00A244EB" w:rsidRPr="00814AD1">
        <w:t xml:space="preserve"> yang </w:t>
      </w:r>
      <w:proofErr w:type="spellStart"/>
      <w:r w:rsidR="00A244EB" w:rsidRPr="00814AD1">
        <w:t>berlaku</w:t>
      </w:r>
      <w:proofErr w:type="spellEnd"/>
      <w:r w:rsidR="00A244EB" w:rsidRPr="00814AD1">
        <w:t>.</w:t>
      </w:r>
    </w:p>
    <w:p w14:paraId="4ADFF4AD" w14:textId="77777777" w:rsidR="00CC3D4B" w:rsidRDefault="00CC3D4B" w:rsidP="000B5F93">
      <w:pPr>
        <w:pStyle w:val="BodyText"/>
        <w:spacing w:after="120" w:line="276" w:lineRule="auto"/>
        <w:ind w:left="720"/>
        <w:jc w:val="both"/>
      </w:pPr>
      <w:r w:rsidRPr="00814AD1">
        <w:t xml:space="preserve">Perusahaan </w:t>
      </w:r>
      <w:proofErr w:type="spellStart"/>
      <w:r w:rsidRPr="00814AD1">
        <w:t>melakukan</w:t>
      </w:r>
      <w:proofErr w:type="spellEnd"/>
      <w:r w:rsidRPr="00814AD1">
        <w:t xml:space="preserve"> </w:t>
      </w:r>
      <w:proofErr w:type="spellStart"/>
      <w:r w:rsidRPr="00814AD1">
        <w:t>Tinjauan</w:t>
      </w:r>
      <w:proofErr w:type="spellEnd"/>
      <w:r w:rsidRPr="00814AD1">
        <w:t xml:space="preserve"> </w:t>
      </w:r>
      <w:proofErr w:type="spellStart"/>
      <w:r w:rsidRPr="00814AD1">
        <w:t>Manajemen</w:t>
      </w:r>
      <w:proofErr w:type="spellEnd"/>
      <w:r w:rsidRPr="00814AD1">
        <w:t xml:space="preserve"> </w:t>
      </w:r>
      <w:proofErr w:type="spellStart"/>
      <w:r w:rsidRPr="00814AD1">
        <w:t>untuk</w:t>
      </w:r>
      <w:proofErr w:type="spellEnd"/>
      <w:r w:rsidRPr="00814AD1">
        <w:t xml:space="preserve"> </w:t>
      </w:r>
      <w:proofErr w:type="spellStart"/>
      <w:r w:rsidRPr="00814AD1">
        <w:t>memastikan</w:t>
      </w:r>
      <w:proofErr w:type="spellEnd"/>
      <w:r w:rsidRPr="00814AD1">
        <w:t xml:space="preserve"> </w:t>
      </w:r>
      <w:proofErr w:type="spellStart"/>
      <w:r w:rsidRPr="00814AD1">
        <w:t>implementasi</w:t>
      </w:r>
      <w:proofErr w:type="spellEnd"/>
      <w:r w:rsidRPr="00814AD1">
        <w:t xml:space="preserve"> </w:t>
      </w:r>
      <w:proofErr w:type="spellStart"/>
      <w:r w:rsidRPr="00814AD1">
        <w:t>Sistem</w:t>
      </w:r>
      <w:proofErr w:type="spellEnd"/>
      <w:r w:rsidRPr="00814AD1">
        <w:t xml:space="preserve"> </w:t>
      </w:r>
      <w:proofErr w:type="spellStart"/>
      <w:r w:rsidRPr="00814AD1">
        <w:t>Manajemen</w:t>
      </w:r>
      <w:proofErr w:type="spellEnd"/>
      <w:r w:rsidRPr="00814AD1">
        <w:t xml:space="preserve"> Perusahaan </w:t>
      </w:r>
      <w:proofErr w:type="spellStart"/>
      <w:r w:rsidRPr="00814AD1">
        <w:t>termasuk</w:t>
      </w:r>
      <w:proofErr w:type="spellEnd"/>
      <w:r w:rsidRPr="00814AD1">
        <w:t xml:space="preserve"> </w:t>
      </w:r>
      <w:proofErr w:type="spellStart"/>
      <w:r w:rsidRPr="00814AD1">
        <w:t>Sapta</w:t>
      </w:r>
      <w:proofErr w:type="spellEnd"/>
      <w:r w:rsidRPr="00814AD1">
        <w:t xml:space="preserve"> Nirbhaya </w:t>
      </w:r>
      <w:proofErr w:type="spellStart"/>
      <w:r w:rsidRPr="00814AD1">
        <w:t>berjalan</w:t>
      </w:r>
      <w:proofErr w:type="spellEnd"/>
      <w:r w:rsidRPr="00814AD1">
        <w:t xml:space="preserve"> </w:t>
      </w:r>
      <w:proofErr w:type="spellStart"/>
      <w:r w:rsidRPr="00814AD1">
        <w:t>efektif</w:t>
      </w:r>
      <w:proofErr w:type="spellEnd"/>
      <w:r w:rsidRPr="00814AD1">
        <w:t xml:space="preserve"> dan </w:t>
      </w:r>
      <w:proofErr w:type="spellStart"/>
      <w:r w:rsidRPr="00814AD1">
        <w:t>telah</w:t>
      </w:r>
      <w:proofErr w:type="spellEnd"/>
      <w:r w:rsidRPr="00814AD1">
        <w:t xml:space="preserve"> </w:t>
      </w:r>
      <w:proofErr w:type="spellStart"/>
      <w:r w:rsidRPr="00814AD1">
        <w:t>mencapai</w:t>
      </w:r>
      <w:proofErr w:type="spellEnd"/>
      <w:r w:rsidRPr="00814AD1">
        <w:t xml:space="preserve"> </w:t>
      </w:r>
      <w:proofErr w:type="spellStart"/>
      <w:r w:rsidRPr="00814AD1">
        <w:t>kinerja</w:t>
      </w:r>
      <w:proofErr w:type="spellEnd"/>
      <w:r w:rsidRPr="00814AD1">
        <w:t xml:space="preserve"> yang optimal.</w:t>
      </w:r>
    </w:p>
    <w:p w14:paraId="0CBA6213" w14:textId="77777777" w:rsidR="00BF322B" w:rsidRPr="00E3685B" w:rsidRDefault="007E4F2E" w:rsidP="000B5F93">
      <w:pPr>
        <w:pStyle w:val="Heading1"/>
        <w:numPr>
          <w:ilvl w:val="0"/>
          <w:numId w:val="1"/>
        </w:numPr>
        <w:tabs>
          <w:tab w:val="left" w:pos="720"/>
        </w:tabs>
        <w:spacing w:line="276" w:lineRule="auto"/>
        <w:ind w:left="734" w:hanging="547"/>
        <w:rPr>
          <w:sz w:val="22"/>
          <w:szCs w:val="20"/>
          <w:lang w:val="id-ID"/>
        </w:rPr>
      </w:pPr>
      <w:proofErr w:type="spellStart"/>
      <w:r>
        <w:rPr>
          <w:sz w:val="22"/>
          <w:szCs w:val="20"/>
        </w:rPr>
        <w:t>Pengelolaan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Perubahan</w:t>
      </w:r>
      <w:proofErr w:type="spellEnd"/>
    </w:p>
    <w:p w14:paraId="6551227B" w14:textId="77777777" w:rsidR="00BF322B" w:rsidRPr="00E3685B" w:rsidRDefault="00BF322B" w:rsidP="000B5F93">
      <w:pPr>
        <w:pStyle w:val="BodyText"/>
        <w:spacing w:before="120" w:after="120" w:line="276" w:lineRule="auto"/>
        <w:ind w:left="720"/>
        <w:jc w:val="both"/>
        <w:rPr>
          <w:w w:val="105"/>
          <w:lang w:val="id-ID"/>
        </w:rPr>
      </w:pPr>
      <w:r w:rsidRPr="00E3685B">
        <w:rPr>
          <w:w w:val="105"/>
        </w:rPr>
        <w:t xml:space="preserve">SIS </w:t>
      </w:r>
      <w:proofErr w:type="spellStart"/>
      <w:r w:rsidRPr="00E3685B">
        <w:rPr>
          <w:w w:val="105"/>
        </w:rPr>
        <w:t>akan</w:t>
      </w:r>
      <w:proofErr w:type="spellEnd"/>
      <w:r w:rsidRPr="00E3685B">
        <w:rPr>
          <w:w w:val="105"/>
        </w:rPr>
        <w:t xml:space="preserve"> </w:t>
      </w:r>
      <w:proofErr w:type="spellStart"/>
      <w:r w:rsidRPr="00E3685B">
        <w:rPr>
          <w:w w:val="105"/>
        </w:rPr>
        <w:t>melakukan</w:t>
      </w:r>
      <w:proofErr w:type="spellEnd"/>
      <w:r w:rsidRPr="00E3685B">
        <w:rPr>
          <w:w w:val="105"/>
        </w:rPr>
        <w:t xml:space="preserve"> proses </w:t>
      </w:r>
      <w:r w:rsidRPr="00E3685B">
        <w:rPr>
          <w:i/>
          <w:w w:val="105"/>
        </w:rPr>
        <w:t>management of change</w:t>
      </w:r>
      <w:r w:rsidRPr="00E3685B">
        <w:rPr>
          <w:w w:val="105"/>
        </w:rPr>
        <w:t xml:space="preserve"> </w:t>
      </w:r>
      <w:proofErr w:type="spellStart"/>
      <w:r w:rsidRPr="00E3685B">
        <w:rPr>
          <w:w w:val="105"/>
        </w:rPr>
        <w:t>atas</w:t>
      </w:r>
      <w:proofErr w:type="spellEnd"/>
      <w:r w:rsidRPr="00E3685B">
        <w:rPr>
          <w:w w:val="105"/>
        </w:rPr>
        <w:t xml:space="preserve"> </w:t>
      </w:r>
      <w:proofErr w:type="spellStart"/>
      <w:r w:rsidRPr="00E3685B">
        <w:rPr>
          <w:w w:val="105"/>
        </w:rPr>
        <w:t>setiap</w:t>
      </w:r>
      <w:proofErr w:type="spellEnd"/>
      <w:r w:rsidRPr="00E3685B">
        <w:rPr>
          <w:w w:val="105"/>
        </w:rPr>
        <w:t xml:space="preserve"> </w:t>
      </w:r>
      <w:proofErr w:type="spellStart"/>
      <w:r w:rsidRPr="00E3685B">
        <w:rPr>
          <w:w w:val="105"/>
        </w:rPr>
        <w:t>perubahan</w:t>
      </w:r>
      <w:proofErr w:type="spellEnd"/>
      <w:r w:rsidRPr="00E3685B">
        <w:rPr>
          <w:w w:val="105"/>
        </w:rPr>
        <w:t xml:space="preserve"> yang </w:t>
      </w:r>
      <w:proofErr w:type="spellStart"/>
      <w:r w:rsidRPr="00E3685B">
        <w:rPr>
          <w:w w:val="105"/>
        </w:rPr>
        <w:t>terjadi</w:t>
      </w:r>
      <w:proofErr w:type="spellEnd"/>
      <w:r w:rsidRPr="00E3685B">
        <w:rPr>
          <w:w w:val="105"/>
        </w:rPr>
        <w:t xml:space="preserve"> dan </w:t>
      </w:r>
      <w:proofErr w:type="spellStart"/>
      <w:r w:rsidRPr="00E3685B">
        <w:rPr>
          <w:w w:val="105"/>
        </w:rPr>
        <w:t>berpotensi</w:t>
      </w:r>
      <w:proofErr w:type="spellEnd"/>
      <w:r w:rsidRPr="00E3685B">
        <w:rPr>
          <w:w w:val="105"/>
        </w:rPr>
        <w:t xml:space="preserve"> </w:t>
      </w:r>
      <w:proofErr w:type="spellStart"/>
      <w:r w:rsidRPr="00E3685B">
        <w:rPr>
          <w:w w:val="105"/>
        </w:rPr>
        <w:t>mempengaruhi</w:t>
      </w:r>
      <w:proofErr w:type="spellEnd"/>
      <w:r w:rsidRPr="00E3685B">
        <w:rPr>
          <w:w w:val="105"/>
        </w:rPr>
        <w:t xml:space="preserve"> </w:t>
      </w:r>
      <w:proofErr w:type="spellStart"/>
      <w:r w:rsidRPr="00E3685B">
        <w:rPr>
          <w:w w:val="105"/>
        </w:rPr>
        <w:t>pengelolaan</w:t>
      </w:r>
      <w:proofErr w:type="spellEnd"/>
      <w:r w:rsidR="00545D83" w:rsidRPr="00E3685B">
        <w:rPr>
          <w:w w:val="105"/>
        </w:rPr>
        <w:t xml:space="preserve"> </w:t>
      </w:r>
      <w:proofErr w:type="spellStart"/>
      <w:r w:rsidR="00545D83" w:rsidRPr="00E3685B">
        <w:rPr>
          <w:w w:val="105"/>
        </w:rPr>
        <w:t>keselamatan</w:t>
      </w:r>
      <w:proofErr w:type="spellEnd"/>
      <w:r w:rsidR="00545D83" w:rsidRPr="00E3685B">
        <w:rPr>
          <w:w w:val="105"/>
        </w:rPr>
        <w:t xml:space="preserve"> </w:t>
      </w:r>
      <w:proofErr w:type="spellStart"/>
      <w:r w:rsidR="00545D83" w:rsidRPr="00E3685B">
        <w:rPr>
          <w:w w:val="105"/>
        </w:rPr>
        <w:t>pertambangan</w:t>
      </w:r>
      <w:proofErr w:type="spellEnd"/>
      <w:r w:rsidRPr="00E3685B">
        <w:rPr>
          <w:w w:val="105"/>
        </w:rPr>
        <w:t xml:space="preserve">; dan </w:t>
      </w:r>
      <w:proofErr w:type="spellStart"/>
      <w:r w:rsidRPr="00E3685B">
        <w:rPr>
          <w:w w:val="105"/>
        </w:rPr>
        <w:t>perubahan</w:t>
      </w:r>
      <w:proofErr w:type="spellEnd"/>
      <w:r w:rsidRPr="00E3685B">
        <w:rPr>
          <w:w w:val="105"/>
        </w:rPr>
        <w:t xml:space="preserve"> </w:t>
      </w:r>
      <w:proofErr w:type="spellStart"/>
      <w:r w:rsidRPr="00E3685B">
        <w:rPr>
          <w:w w:val="105"/>
        </w:rPr>
        <w:t>ini</w:t>
      </w:r>
      <w:proofErr w:type="spellEnd"/>
      <w:r w:rsidRPr="00E3685B">
        <w:rPr>
          <w:w w:val="105"/>
        </w:rPr>
        <w:t xml:space="preserve"> </w:t>
      </w:r>
      <w:proofErr w:type="spellStart"/>
      <w:r w:rsidRPr="00E3685B">
        <w:rPr>
          <w:w w:val="105"/>
        </w:rPr>
        <w:t>harus</w:t>
      </w:r>
      <w:proofErr w:type="spellEnd"/>
      <w:r w:rsidRPr="00E3685B">
        <w:rPr>
          <w:w w:val="105"/>
        </w:rPr>
        <w:t xml:space="preserve"> </w:t>
      </w:r>
      <w:proofErr w:type="spellStart"/>
      <w:r w:rsidRPr="00E3685B">
        <w:rPr>
          <w:w w:val="105"/>
        </w:rPr>
        <w:t>disetujui</w:t>
      </w:r>
      <w:proofErr w:type="spellEnd"/>
      <w:r w:rsidRPr="00E3685B">
        <w:rPr>
          <w:w w:val="105"/>
        </w:rPr>
        <w:t xml:space="preserve"> oleh PJO dan </w:t>
      </w:r>
      <w:proofErr w:type="spellStart"/>
      <w:r w:rsidRPr="00E3685B">
        <w:rPr>
          <w:w w:val="105"/>
        </w:rPr>
        <w:t>pejabat</w:t>
      </w:r>
      <w:proofErr w:type="spellEnd"/>
      <w:r w:rsidRPr="00E3685B">
        <w:rPr>
          <w:w w:val="105"/>
        </w:rPr>
        <w:t xml:space="preserve"> yang </w:t>
      </w:r>
      <w:proofErr w:type="spellStart"/>
      <w:r w:rsidRPr="00E3685B">
        <w:rPr>
          <w:w w:val="105"/>
        </w:rPr>
        <w:t>berwenang</w:t>
      </w:r>
      <w:proofErr w:type="spellEnd"/>
      <w:r w:rsidRPr="00E3685B">
        <w:rPr>
          <w:w w:val="105"/>
        </w:rPr>
        <w:t xml:space="preserve"> </w:t>
      </w:r>
      <w:proofErr w:type="spellStart"/>
      <w:r w:rsidRPr="00E3685B">
        <w:rPr>
          <w:w w:val="105"/>
        </w:rPr>
        <w:t>lainnya</w:t>
      </w:r>
      <w:proofErr w:type="spellEnd"/>
      <w:r w:rsidRPr="00E3685B">
        <w:rPr>
          <w:w w:val="105"/>
        </w:rPr>
        <w:t xml:space="preserve"> yang </w:t>
      </w:r>
      <w:proofErr w:type="spellStart"/>
      <w:r w:rsidRPr="00E3685B">
        <w:rPr>
          <w:w w:val="105"/>
        </w:rPr>
        <w:t>terkait</w:t>
      </w:r>
      <w:proofErr w:type="spellEnd"/>
      <w:r w:rsidRPr="00E3685B">
        <w:rPr>
          <w:w w:val="105"/>
        </w:rPr>
        <w:t xml:space="preserve">, dan </w:t>
      </w:r>
      <w:proofErr w:type="spellStart"/>
      <w:r w:rsidRPr="00E3685B">
        <w:rPr>
          <w:w w:val="105"/>
        </w:rPr>
        <w:t>hasilnya</w:t>
      </w:r>
      <w:proofErr w:type="spellEnd"/>
      <w:r w:rsidRPr="00E3685B">
        <w:rPr>
          <w:w w:val="105"/>
        </w:rPr>
        <w:t xml:space="preserve"> </w:t>
      </w:r>
      <w:proofErr w:type="spellStart"/>
      <w:r w:rsidRPr="00E3685B">
        <w:rPr>
          <w:w w:val="105"/>
        </w:rPr>
        <w:t>akan</w:t>
      </w:r>
      <w:proofErr w:type="spellEnd"/>
      <w:r w:rsidRPr="00E3685B">
        <w:rPr>
          <w:w w:val="105"/>
        </w:rPr>
        <w:t xml:space="preserve"> </w:t>
      </w:r>
      <w:proofErr w:type="spellStart"/>
      <w:r w:rsidRPr="00E3685B">
        <w:rPr>
          <w:w w:val="105"/>
        </w:rPr>
        <w:t>dikomunikasikan</w:t>
      </w:r>
      <w:proofErr w:type="spellEnd"/>
      <w:r w:rsidRPr="00E3685B">
        <w:rPr>
          <w:w w:val="105"/>
        </w:rPr>
        <w:t xml:space="preserve"> </w:t>
      </w:r>
      <w:proofErr w:type="spellStart"/>
      <w:r w:rsidRPr="00E3685B">
        <w:rPr>
          <w:w w:val="105"/>
        </w:rPr>
        <w:t>kepada</w:t>
      </w:r>
      <w:proofErr w:type="spellEnd"/>
      <w:r w:rsidRPr="00E3685B">
        <w:rPr>
          <w:w w:val="105"/>
        </w:rPr>
        <w:t xml:space="preserve"> </w:t>
      </w:r>
      <w:proofErr w:type="spellStart"/>
      <w:r w:rsidRPr="00E3685B">
        <w:rPr>
          <w:w w:val="105"/>
        </w:rPr>
        <w:t>pihak-pihak</w:t>
      </w:r>
      <w:proofErr w:type="spellEnd"/>
      <w:r w:rsidRPr="00E3685B">
        <w:rPr>
          <w:w w:val="105"/>
        </w:rPr>
        <w:t xml:space="preserve"> </w:t>
      </w:r>
      <w:r w:rsidR="003E17A7">
        <w:rPr>
          <w:w w:val="105"/>
        </w:rPr>
        <w:t xml:space="preserve">yang </w:t>
      </w:r>
      <w:proofErr w:type="spellStart"/>
      <w:r w:rsidR="003E17A7">
        <w:rPr>
          <w:w w:val="105"/>
        </w:rPr>
        <w:t>terkait</w:t>
      </w:r>
      <w:proofErr w:type="spellEnd"/>
      <w:r w:rsidR="003E17A7">
        <w:rPr>
          <w:w w:val="105"/>
        </w:rPr>
        <w:t xml:space="preserve"> dan </w:t>
      </w:r>
      <w:proofErr w:type="spellStart"/>
      <w:r w:rsidR="003E17A7">
        <w:rPr>
          <w:w w:val="105"/>
        </w:rPr>
        <w:t>berkepentingan</w:t>
      </w:r>
      <w:proofErr w:type="spellEnd"/>
      <w:r w:rsidR="003E17A7">
        <w:rPr>
          <w:w w:val="105"/>
        </w:rPr>
        <w:t>.</w:t>
      </w:r>
    </w:p>
    <w:p w14:paraId="74A4AFA2" w14:textId="77777777" w:rsidR="00BF322B" w:rsidRPr="003E17A7" w:rsidRDefault="00BF322B" w:rsidP="000B5F93">
      <w:pPr>
        <w:pStyle w:val="BodyText"/>
        <w:spacing w:before="120" w:after="120" w:line="276" w:lineRule="auto"/>
        <w:ind w:left="720"/>
        <w:jc w:val="both"/>
        <w:rPr>
          <w:w w:val="105"/>
          <w:lang w:val="en-ID"/>
        </w:rPr>
      </w:pPr>
      <w:r w:rsidRPr="00E3685B">
        <w:rPr>
          <w:w w:val="105"/>
        </w:rPr>
        <w:t xml:space="preserve">SIS </w:t>
      </w:r>
      <w:r w:rsidR="00CC3EFA">
        <w:rPr>
          <w:w w:val="105"/>
          <w:lang w:val="en-ID"/>
        </w:rPr>
        <w:t>d</w:t>
      </w:r>
      <w:r w:rsidRPr="00E3685B">
        <w:rPr>
          <w:w w:val="105"/>
          <w:lang w:val="id-ID"/>
        </w:rPr>
        <w:t>alam</w:t>
      </w:r>
      <w:r w:rsidRPr="00E3685B">
        <w:rPr>
          <w:w w:val="105"/>
        </w:rPr>
        <w:t xml:space="preserve"> </w:t>
      </w:r>
      <w:proofErr w:type="spellStart"/>
      <w:r w:rsidRPr="00E3685B">
        <w:rPr>
          <w:w w:val="105"/>
        </w:rPr>
        <w:t>melakukan</w:t>
      </w:r>
      <w:proofErr w:type="spellEnd"/>
      <w:r w:rsidRPr="00E3685B">
        <w:rPr>
          <w:w w:val="105"/>
          <w:lang w:val="id-ID"/>
        </w:rPr>
        <w:t xml:space="preserve"> implementasi manajemen perubahan tersebut merujuk </w:t>
      </w:r>
      <w:proofErr w:type="spellStart"/>
      <w:r w:rsidRPr="00E3685B">
        <w:rPr>
          <w:w w:val="105"/>
        </w:rPr>
        <w:t>kepada</w:t>
      </w:r>
      <w:proofErr w:type="spellEnd"/>
      <w:r w:rsidRPr="00E3685B">
        <w:rPr>
          <w:w w:val="105"/>
        </w:rPr>
        <w:t xml:space="preserve"> SOP No.</w:t>
      </w:r>
      <w:r w:rsidRPr="00E3685B">
        <w:rPr>
          <w:w w:val="105"/>
          <w:lang w:val="id-ID"/>
        </w:rPr>
        <w:t xml:space="preserve">SSC/17/001/SOP </w:t>
      </w:r>
      <w:proofErr w:type="spellStart"/>
      <w:r w:rsidRPr="00E3685B">
        <w:rPr>
          <w:w w:val="105"/>
        </w:rPr>
        <w:t>tentang</w:t>
      </w:r>
      <w:proofErr w:type="spellEnd"/>
      <w:r w:rsidRPr="00E3685B">
        <w:rPr>
          <w:w w:val="105"/>
        </w:rPr>
        <w:t xml:space="preserve"> </w:t>
      </w:r>
      <w:r w:rsidRPr="00E3685B">
        <w:rPr>
          <w:w w:val="105"/>
          <w:lang w:val="id-ID"/>
        </w:rPr>
        <w:t>Manajemen Perubahan (</w:t>
      </w:r>
      <w:r w:rsidRPr="00E3685B">
        <w:rPr>
          <w:i/>
          <w:w w:val="105"/>
          <w:lang w:val="id-ID"/>
        </w:rPr>
        <w:t>Management of Change</w:t>
      </w:r>
      <w:r w:rsidRPr="00E3685B">
        <w:rPr>
          <w:w w:val="105"/>
          <w:lang w:val="id-ID"/>
        </w:rPr>
        <w:t>)</w:t>
      </w:r>
      <w:r w:rsidR="003E17A7">
        <w:rPr>
          <w:w w:val="105"/>
          <w:lang w:val="en-ID"/>
        </w:rPr>
        <w:t>.</w:t>
      </w:r>
    </w:p>
    <w:p w14:paraId="6CF2C9B8" w14:textId="77777777" w:rsidR="00132E0D" w:rsidRPr="00814AD1" w:rsidRDefault="007360A7" w:rsidP="000B5F93">
      <w:pPr>
        <w:pStyle w:val="Heading1"/>
        <w:numPr>
          <w:ilvl w:val="0"/>
          <w:numId w:val="1"/>
        </w:numPr>
        <w:tabs>
          <w:tab w:val="left" w:pos="720"/>
        </w:tabs>
        <w:spacing w:line="276" w:lineRule="auto"/>
        <w:ind w:left="734" w:hanging="547"/>
        <w:rPr>
          <w:w w:val="105"/>
          <w:sz w:val="22"/>
          <w:szCs w:val="20"/>
        </w:rPr>
      </w:pPr>
      <w:r>
        <w:rPr>
          <w:w w:val="105"/>
          <w:sz w:val="22"/>
          <w:szCs w:val="20"/>
        </w:rPr>
        <w:t>Lampiran</w:t>
      </w:r>
    </w:p>
    <w:p w14:paraId="39317907" w14:textId="77777777" w:rsidR="00AE3F72" w:rsidRDefault="006C5078" w:rsidP="000B5F93">
      <w:pPr>
        <w:pStyle w:val="Heading1"/>
        <w:numPr>
          <w:ilvl w:val="1"/>
          <w:numId w:val="1"/>
        </w:numPr>
        <w:tabs>
          <w:tab w:val="left" w:pos="720"/>
        </w:tabs>
        <w:spacing w:before="120" w:line="276" w:lineRule="auto"/>
        <w:ind w:left="1455" w:hanging="346"/>
        <w:jc w:val="both"/>
        <w:rPr>
          <w:sz w:val="20"/>
          <w:szCs w:val="20"/>
        </w:rPr>
      </w:pPr>
      <w:bookmarkStart w:id="433" w:name="_Toc536453990"/>
      <w:r w:rsidRPr="00814AD1">
        <w:rPr>
          <w:sz w:val="20"/>
          <w:szCs w:val="20"/>
        </w:rPr>
        <w:t xml:space="preserve">Lampiran 1 – Salinan </w:t>
      </w:r>
      <w:proofErr w:type="spellStart"/>
      <w:r w:rsidRPr="00814AD1">
        <w:rPr>
          <w:sz w:val="20"/>
          <w:szCs w:val="20"/>
        </w:rPr>
        <w:t>Kebijakan</w:t>
      </w:r>
      <w:proofErr w:type="spellEnd"/>
      <w:r w:rsidRPr="00814AD1">
        <w:rPr>
          <w:sz w:val="20"/>
          <w:szCs w:val="20"/>
        </w:rPr>
        <w:t xml:space="preserve"> </w:t>
      </w:r>
      <w:proofErr w:type="spellStart"/>
      <w:r w:rsidRPr="00814AD1">
        <w:rPr>
          <w:sz w:val="20"/>
          <w:szCs w:val="20"/>
        </w:rPr>
        <w:t>Keselamatan</w:t>
      </w:r>
      <w:proofErr w:type="spellEnd"/>
      <w:r w:rsidRPr="00814AD1">
        <w:rPr>
          <w:sz w:val="20"/>
          <w:szCs w:val="20"/>
        </w:rPr>
        <w:t xml:space="preserve"> </w:t>
      </w:r>
      <w:proofErr w:type="spellStart"/>
      <w:r w:rsidRPr="00814AD1">
        <w:rPr>
          <w:sz w:val="20"/>
          <w:szCs w:val="20"/>
        </w:rPr>
        <w:t>Pertambangan</w:t>
      </w:r>
      <w:proofErr w:type="spellEnd"/>
      <w:r w:rsidRPr="00814AD1">
        <w:rPr>
          <w:sz w:val="20"/>
          <w:szCs w:val="20"/>
        </w:rPr>
        <w:t xml:space="preserve">, </w:t>
      </w:r>
      <w:proofErr w:type="spellStart"/>
      <w:r w:rsidRPr="00814AD1">
        <w:rPr>
          <w:sz w:val="20"/>
          <w:szCs w:val="20"/>
        </w:rPr>
        <w:t>Lingkungan</w:t>
      </w:r>
      <w:proofErr w:type="spellEnd"/>
      <w:r w:rsidRPr="00814AD1">
        <w:rPr>
          <w:sz w:val="20"/>
          <w:szCs w:val="20"/>
        </w:rPr>
        <w:t xml:space="preserve">, dan </w:t>
      </w:r>
      <w:proofErr w:type="spellStart"/>
      <w:r w:rsidRPr="00814AD1">
        <w:rPr>
          <w:sz w:val="20"/>
          <w:szCs w:val="20"/>
        </w:rPr>
        <w:t>Mutu</w:t>
      </w:r>
      <w:bookmarkEnd w:id="433"/>
      <w:proofErr w:type="spellEnd"/>
    </w:p>
    <w:p w14:paraId="39FCCBA6" w14:textId="77777777" w:rsidR="002573CE" w:rsidRDefault="002573CE" w:rsidP="000B5F93">
      <w:pPr>
        <w:pStyle w:val="Heading1"/>
        <w:numPr>
          <w:ilvl w:val="1"/>
          <w:numId w:val="1"/>
        </w:numPr>
        <w:tabs>
          <w:tab w:val="left" w:pos="720"/>
        </w:tabs>
        <w:spacing w:before="120" w:line="276" w:lineRule="auto"/>
        <w:ind w:left="1455" w:hanging="346"/>
        <w:jc w:val="both"/>
        <w:rPr>
          <w:sz w:val="20"/>
          <w:szCs w:val="20"/>
        </w:rPr>
      </w:pPr>
      <w:bookmarkStart w:id="434" w:name="_Toc536453991"/>
      <w:r w:rsidRPr="00814AD1">
        <w:rPr>
          <w:sz w:val="20"/>
          <w:szCs w:val="20"/>
        </w:rPr>
        <w:t xml:space="preserve">Lampiran 2 – Salinan </w:t>
      </w:r>
      <w:proofErr w:type="spellStart"/>
      <w:r w:rsidRPr="00814AD1">
        <w:rPr>
          <w:sz w:val="20"/>
          <w:szCs w:val="20"/>
        </w:rPr>
        <w:t>Masterlist</w:t>
      </w:r>
      <w:proofErr w:type="spellEnd"/>
      <w:r w:rsidRPr="00814AD1">
        <w:rPr>
          <w:sz w:val="20"/>
          <w:szCs w:val="20"/>
        </w:rPr>
        <w:t xml:space="preserve"> SOP </w:t>
      </w:r>
      <w:proofErr w:type="spellStart"/>
      <w:r w:rsidRPr="00814AD1">
        <w:rPr>
          <w:sz w:val="20"/>
          <w:szCs w:val="20"/>
        </w:rPr>
        <w:t>Sapta</w:t>
      </w:r>
      <w:proofErr w:type="spellEnd"/>
      <w:r w:rsidRPr="00814AD1">
        <w:rPr>
          <w:sz w:val="20"/>
          <w:szCs w:val="20"/>
        </w:rPr>
        <w:t xml:space="preserve"> Nirbhaya</w:t>
      </w:r>
      <w:bookmarkEnd w:id="434"/>
    </w:p>
    <w:p w14:paraId="321D6B6F" w14:textId="77777777" w:rsidR="00AE3F72" w:rsidRDefault="002573CE" w:rsidP="000B5F93">
      <w:pPr>
        <w:pStyle w:val="Heading1"/>
        <w:numPr>
          <w:ilvl w:val="1"/>
          <w:numId w:val="1"/>
        </w:numPr>
        <w:tabs>
          <w:tab w:val="left" w:pos="720"/>
        </w:tabs>
        <w:spacing w:before="120" w:line="276" w:lineRule="auto"/>
        <w:ind w:left="1455" w:hanging="346"/>
        <w:jc w:val="both"/>
        <w:rPr>
          <w:sz w:val="20"/>
          <w:szCs w:val="20"/>
        </w:rPr>
      </w:pPr>
      <w:bookmarkStart w:id="435" w:name="_Toc536453992"/>
      <w:r w:rsidRPr="00814AD1">
        <w:rPr>
          <w:sz w:val="20"/>
          <w:szCs w:val="20"/>
        </w:rPr>
        <w:t>Lampiran 3</w:t>
      </w:r>
      <w:r w:rsidR="006C5078" w:rsidRPr="00814AD1">
        <w:rPr>
          <w:sz w:val="20"/>
          <w:szCs w:val="20"/>
        </w:rPr>
        <w:t xml:space="preserve"> – Salinan Template </w:t>
      </w:r>
      <w:proofErr w:type="spellStart"/>
      <w:r w:rsidR="006C5078" w:rsidRPr="00814AD1">
        <w:rPr>
          <w:sz w:val="20"/>
          <w:szCs w:val="20"/>
        </w:rPr>
        <w:t>Struktur</w:t>
      </w:r>
      <w:proofErr w:type="spellEnd"/>
      <w:r w:rsidR="006C5078" w:rsidRPr="00814AD1">
        <w:rPr>
          <w:sz w:val="20"/>
          <w:szCs w:val="20"/>
        </w:rPr>
        <w:t xml:space="preserve"> </w:t>
      </w:r>
      <w:proofErr w:type="spellStart"/>
      <w:r w:rsidR="006C5078" w:rsidRPr="00814AD1">
        <w:rPr>
          <w:sz w:val="20"/>
          <w:szCs w:val="20"/>
        </w:rPr>
        <w:t>Organisasi</w:t>
      </w:r>
      <w:proofErr w:type="spellEnd"/>
      <w:r w:rsidR="00625EF3" w:rsidRPr="00814AD1">
        <w:rPr>
          <w:sz w:val="20"/>
          <w:szCs w:val="20"/>
        </w:rPr>
        <w:t xml:space="preserve"> Site</w:t>
      </w:r>
      <w:bookmarkEnd w:id="435"/>
    </w:p>
    <w:p w14:paraId="2DAF49C8" w14:textId="77777777" w:rsidR="00625EF3" w:rsidRDefault="00625EF3" w:rsidP="000B5F93">
      <w:pPr>
        <w:pStyle w:val="Heading1"/>
        <w:numPr>
          <w:ilvl w:val="1"/>
          <w:numId w:val="1"/>
        </w:numPr>
        <w:tabs>
          <w:tab w:val="left" w:pos="720"/>
        </w:tabs>
        <w:spacing w:before="120" w:line="276" w:lineRule="auto"/>
        <w:ind w:left="1455" w:hanging="346"/>
        <w:jc w:val="both"/>
        <w:rPr>
          <w:sz w:val="20"/>
          <w:szCs w:val="20"/>
        </w:rPr>
      </w:pPr>
      <w:bookmarkStart w:id="436" w:name="_Toc536453993"/>
      <w:r w:rsidRPr="00814AD1">
        <w:rPr>
          <w:sz w:val="20"/>
          <w:szCs w:val="20"/>
        </w:rPr>
        <w:t xml:space="preserve">Lampiran </w:t>
      </w:r>
      <w:r w:rsidR="002573CE" w:rsidRPr="00814AD1">
        <w:rPr>
          <w:sz w:val="20"/>
          <w:szCs w:val="20"/>
        </w:rPr>
        <w:t>4</w:t>
      </w:r>
      <w:r w:rsidRPr="00814AD1">
        <w:rPr>
          <w:sz w:val="20"/>
          <w:szCs w:val="20"/>
        </w:rPr>
        <w:t xml:space="preserve"> – Salinan Template </w:t>
      </w:r>
      <w:proofErr w:type="spellStart"/>
      <w:r w:rsidRPr="00814AD1">
        <w:rPr>
          <w:sz w:val="20"/>
          <w:szCs w:val="20"/>
        </w:rPr>
        <w:t>Struktur</w:t>
      </w:r>
      <w:proofErr w:type="spellEnd"/>
      <w:r w:rsidRPr="00814AD1">
        <w:rPr>
          <w:sz w:val="20"/>
          <w:szCs w:val="20"/>
        </w:rPr>
        <w:t xml:space="preserve"> </w:t>
      </w:r>
      <w:proofErr w:type="spellStart"/>
      <w:r w:rsidRPr="00814AD1">
        <w:rPr>
          <w:sz w:val="20"/>
          <w:szCs w:val="20"/>
        </w:rPr>
        <w:t>Komite</w:t>
      </w:r>
      <w:proofErr w:type="spellEnd"/>
      <w:r w:rsidRPr="00814AD1">
        <w:rPr>
          <w:sz w:val="20"/>
          <w:szCs w:val="20"/>
        </w:rPr>
        <w:t xml:space="preserve"> </w:t>
      </w:r>
      <w:proofErr w:type="spellStart"/>
      <w:r w:rsidRPr="00814AD1">
        <w:rPr>
          <w:sz w:val="20"/>
          <w:szCs w:val="20"/>
        </w:rPr>
        <w:t>Keselamatan</w:t>
      </w:r>
      <w:proofErr w:type="spellEnd"/>
      <w:r w:rsidRPr="00814AD1">
        <w:rPr>
          <w:sz w:val="20"/>
          <w:szCs w:val="20"/>
        </w:rPr>
        <w:t xml:space="preserve"> </w:t>
      </w:r>
      <w:proofErr w:type="spellStart"/>
      <w:r w:rsidRPr="00814AD1">
        <w:rPr>
          <w:sz w:val="20"/>
          <w:szCs w:val="20"/>
        </w:rPr>
        <w:t>Pertambangan</w:t>
      </w:r>
      <w:bookmarkEnd w:id="436"/>
      <w:proofErr w:type="spellEnd"/>
    </w:p>
    <w:p w14:paraId="38AE49EF" w14:textId="77777777" w:rsidR="00AE3F72" w:rsidRPr="00814AD1" w:rsidRDefault="00625EF3" w:rsidP="000B5F93">
      <w:pPr>
        <w:pStyle w:val="Heading1"/>
        <w:numPr>
          <w:ilvl w:val="1"/>
          <w:numId w:val="1"/>
        </w:numPr>
        <w:tabs>
          <w:tab w:val="left" w:pos="720"/>
        </w:tabs>
        <w:spacing w:before="120" w:line="276" w:lineRule="auto"/>
        <w:ind w:left="1455" w:hanging="346"/>
        <w:jc w:val="both"/>
        <w:rPr>
          <w:sz w:val="20"/>
          <w:szCs w:val="20"/>
        </w:rPr>
      </w:pPr>
      <w:bookmarkStart w:id="437" w:name="_Toc536453994"/>
      <w:r w:rsidRPr="00814AD1">
        <w:rPr>
          <w:sz w:val="20"/>
          <w:szCs w:val="20"/>
        </w:rPr>
        <w:t xml:space="preserve">Lampiran </w:t>
      </w:r>
      <w:r w:rsidR="002573CE" w:rsidRPr="00814AD1">
        <w:rPr>
          <w:sz w:val="20"/>
          <w:szCs w:val="20"/>
        </w:rPr>
        <w:t>5</w:t>
      </w:r>
      <w:r w:rsidRPr="00814AD1">
        <w:rPr>
          <w:sz w:val="20"/>
          <w:szCs w:val="20"/>
        </w:rPr>
        <w:t xml:space="preserve"> – Salinan Sample Profile </w:t>
      </w:r>
      <w:proofErr w:type="spellStart"/>
      <w:r w:rsidRPr="00814AD1">
        <w:rPr>
          <w:sz w:val="20"/>
          <w:szCs w:val="20"/>
        </w:rPr>
        <w:t>Risiko</w:t>
      </w:r>
      <w:bookmarkEnd w:id="437"/>
      <w:proofErr w:type="spellEnd"/>
    </w:p>
    <w:p w14:paraId="11572C38" w14:textId="77777777" w:rsidR="005B59B9" w:rsidRPr="00814AD1" w:rsidRDefault="005B59B9" w:rsidP="000B5F93">
      <w:pPr>
        <w:pStyle w:val="Heading1"/>
        <w:numPr>
          <w:ilvl w:val="1"/>
          <w:numId w:val="1"/>
        </w:numPr>
        <w:tabs>
          <w:tab w:val="left" w:pos="720"/>
        </w:tabs>
        <w:spacing w:before="120" w:line="276" w:lineRule="auto"/>
        <w:ind w:left="1455" w:hanging="346"/>
        <w:jc w:val="both"/>
        <w:rPr>
          <w:sz w:val="20"/>
          <w:szCs w:val="20"/>
        </w:rPr>
      </w:pPr>
      <w:bookmarkStart w:id="438" w:name="_Toc536453995"/>
      <w:r w:rsidRPr="00814AD1">
        <w:rPr>
          <w:sz w:val="20"/>
          <w:szCs w:val="20"/>
        </w:rPr>
        <w:t xml:space="preserve">Lampiran </w:t>
      </w:r>
      <w:r w:rsidR="002573CE" w:rsidRPr="00814AD1">
        <w:rPr>
          <w:sz w:val="20"/>
          <w:szCs w:val="20"/>
        </w:rPr>
        <w:t>6</w:t>
      </w:r>
      <w:r w:rsidRPr="00814AD1">
        <w:rPr>
          <w:sz w:val="20"/>
          <w:szCs w:val="20"/>
        </w:rPr>
        <w:t xml:space="preserve"> – Salinan Sample </w:t>
      </w:r>
      <w:r w:rsidR="00C759FC" w:rsidRPr="00814AD1">
        <w:rPr>
          <w:sz w:val="20"/>
          <w:szCs w:val="20"/>
        </w:rPr>
        <w:t xml:space="preserve">Surat </w:t>
      </w:r>
      <w:proofErr w:type="spellStart"/>
      <w:r w:rsidR="00C759FC" w:rsidRPr="00814AD1">
        <w:rPr>
          <w:sz w:val="20"/>
          <w:szCs w:val="20"/>
        </w:rPr>
        <w:t>Penunjukkan</w:t>
      </w:r>
      <w:proofErr w:type="spellEnd"/>
      <w:r w:rsidR="00C759FC" w:rsidRPr="00814AD1">
        <w:rPr>
          <w:sz w:val="20"/>
          <w:szCs w:val="20"/>
        </w:rPr>
        <w:t xml:space="preserve"> </w:t>
      </w:r>
      <w:proofErr w:type="spellStart"/>
      <w:r w:rsidR="00C759FC" w:rsidRPr="00814AD1">
        <w:rPr>
          <w:sz w:val="20"/>
          <w:szCs w:val="20"/>
        </w:rPr>
        <w:t>Pengawas</w:t>
      </w:r>
      <w:proofErr w:type="spellEnd"/>
      <w:r w:rsidR="00C759FC" w:rsidRPr="00814AD1">
        <w:rPr>
          <w:sz w:val="20"/>
          <w:szCs w:val="20"/>
        </w:rPr>
        <w:t xml:space="preserve"> </w:t>
      </w:r>
      <w:proofErr w:type="spellStart"/>
      <w:r w:rsidR="00C759FC" w:rsidRPr="00814AD1">
        <w:rPr>
          <w:sz w:val="20"/>
          <w:szCs w:val="20"/>
        </w:rPr>
        <w:t>Operasional</w:t>
      </w:r>
      <w:bookmarkEnd w:id="438"/>
      <w:proofErr w:type="spellEnd"/>
    </w:p>
    <w:p w14:paraId="58482461" w14:textId="77777777" w:rsidR="00C759FC" w:rsidRPr="00814AD1" w:rsidRDefault="00C759FC" w:rsidP="000B5F93">
      <w:pPr>
        <w:pStyle w:val="Heading1"/>
        <w:numPr>
          <w:ilvl w:val="1"/>
          <w:numId w:val="1"/>
        </w:numPr>
        <w:tabs>
          <w:tab w:val="left" w:pos="720"/>
        </w:tabs>
        <w:spacing w:before="120" w:line="276" w:lineRule="auto"/>
        <w:ind w:left="1455" w:hanging="346"/>
        <w:jc w:val="both"/>
        <w:rPr>
          <w:sz w:val="20"/>
          <w:szCs w:val="20"/>
        </w:rPr>
      </w:pPr>
      <w:bookmarkStart w:id="439" w:name="_Toc536453996"/>
      <w:r w:rsidRPr="00814AD1">
        <w:rPr>
          <w:sz w:val="20"/>
          <w:szCs w:val="20"/>
        </w:rPr>
        <w:t xml:space="preserve">Lampiran </w:t>
      </w:r>
      <w:r w:rsidR="002573CE" w:rsidRPr="00814AD1">
        <w:rPr>
          <w:sz w:val="20"/>
          <w:szCs w:val="20"/>
        </w:rPr>
        <w:t>7</w:t>
      </w:r>
      <w:r w:rsidRPr="00814AD1">
        <w:rPr>
          <w:sz w:val="20"/>
          <w:szCs w:val="20"/>
        </w:rPr>
        <w:t xml:space="preserve"> – Salinan Sample Surat </w:t>
      </w:r>
      <w:proofErr w:type="spellStart"/>
      <w:r w:rsidRPr="00814AD1">
        <w:rPr>
          <w:sz w:val="20"/>
          <w:szCs w:val="20"/>
        </w:rPr>
        <w:t>Penunjukkan</w:t>
      </w:r>
      <w:proofErr w:type="spellEnd"/>
      <w:r w:rsidRPr="00814AD1">
        <w:rPr>
          <w:sz w:val="20"/>
          <w:szCs w:val="20"/>
        </w:rPr>
        <w:t xml:space="preserve"> </w:t>
      </w:r>
      <w:proofErr w:type="spellStart"/>
      <w:r w:rsidRPr="00814AD1">
        <w:rPr>
          <w:sz w:val="20"/>
          <w:szCs w:val="20"/>
        </w:rPr>
        <w:t>Pengawas</w:t>
      </w:r>
      <w:proofErr w:type="spellEnd"/>
      <w:r w:rsidRPr="00814AD1">
        <w:rPr>
          <w:sz w:val="20"/>
          <w:szCs w:val="20"/>
        </w:rPr>
        <w:t xml:space="preserve"> Teknis</w:t>
      </w:r>
      <w:bookmarkEnd w:id="439"/>
    </w:p>
    <w:p w14:paraId="62A87461" w14:textId="77777777" w:rsidR="00FB0C2A" w:rsidRPr="00814AD1" w:rsidRDefault="00FB0C2A" w:rsidP="000B5F93">
      <w:pPr>
        <w:pStyle w:val="Heading1"/>
        <w:numPr>
          <w:ilvl w:val="1"/>
          <w:numId w:val="1"/>
        </w:numPr>
        <w:tabs>
          <w:tab w:val="left" w:pos="720"/>
        </w:tabs>
        <w:spacing w:before="120" w:line="276" w:lineRule="auto"/>
        <w:ind w:left="1455" w:hanging="346"/>
        <w:jc w:val="both"/>
        <w:rPr>
          <w:sz w:val="20"/>
          <w:szCs w:val="20"/>
        </w:rPr>
      </w:pPr>
      <w:bookmarkStart w:id="440" w:name="_Toc536453997"/>
      <w:r w:rsidRPr="00814AD1">
        <w:rPr>
          <w:sz w:val="20"/>
          <w:szCs w:val="20"/>
        </w:rPr>
        <w:t xml:space="preserve">Lampiran </w:t>
      </w:r>
      <w:r w:rsidR="002573CE" w:rsidRPr="00814AD1">
        <w:rPr>
          <w:sz w:val="20"/>
          <w:szCs w:val="20"/>
        </w:rPr>
        <w:t>8</w:t>
      </w:r>
      <w:r w:rsidRPr="00814AD1">
        <w:rPr>
          <w:sz w:val="20"/>
          <w:szCs w:val="20"/>
        </w:rPr>
        <w:t xml:space="preserve"> – Salinan Sample </w:t>
      </w:r>
      <w:proofErr w:type="spellStart"/>
      <w:r w:rsidRPr="00814AD1">
        <w:rPr>
          <w:sz w:val="20"/>
          <w:szCs w:val="20"/>
        </w:rPr>
        <w:t>Matriks</w:t>
      </w:r>
      <w:proofErr w:type="spellEnd"/>
      <w:r w:rsidRPr="00814AD1">
        <w:rPr>
          <w:sz w:val="20"/>
          <w:szCs w:val="20"/>
        </w:rPr>
        <w:t xml:space="preserve"> </w:t>
      </w:r>
      <w:proofErr w:type="spellStart"/>
      <w:r w:rsidRPr="00814AD1">
        <w:rPr>
          <w:sz w:val="20"/>
          <w:szCs w:val="20"/>
        </w:rPr>
        <w:t>Kompetensi</w:t>
      </w:r>
      <w:proofErr w:type="spellEnd"/>
      <w:r w:rsidRPr="00814AD1">
        <w:rPr>
          <w:sz w:val="20"/>
          <w:szCs w:val="20"/>
        </w:rPr>
        <w:t xml:space="preserve"> </w:t>
      </w:r>
      <w:proofErr w:type="spellStart"/>
      <w:r w:rsidRPr="00814AD1">
        <w:rPr>
          <w:sz w:val="20"/>
          <w:szCs w:val="20"/>
        </w:rPr>
        <w:t>Karyawan</w:t>
      </w:r>
      <w:bookmarkEnd w:id="440"/>
      <w:proofErr w:type="spellEnd"/>
    </w:p>
    <w:sectPr w:rsidR="00FB0C2A" w:rsidRPr="00814AD1" w:rsidSect="00132E0D">
      <w:pgSz w:w="11907" w:h="16839" w:code="9"/>
      <w:pgMar w:top="1440" w:right="1382" w:bottom="2070" w:left="1354" w:header="936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F8193" w14:textId="77777777" w:rsidR="00CE0ED9" w:rsidRDefault="00CE0ED9" w:rsidP="00132E0D">
      <w:r>
        <w:separator/>
      </w:r>
    </w:p>
  </w:endnote>
  <w:endnote w:type="continuationSeparator" w:id="0">
    <w:p w14:paraId="2009904C" w14:textId="77777777" w:rsidR="00CE0ED9" w:rsidRDefault="00CE0ED9" w:rsidP="00132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E2F0C" w14:textId="77777777" w:rsidR="00355B14" w:rsidRDefault="00355B14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EEC3932" wp14:editId="775B2640">
              <wp:simplePos x="0" y="0"/>
              <wp:positionH relativeFrom="page">
                <wp:posOffset>946150</wp:posOffset>
              </wp:positionH>
              <wp:positionV relativeFrom="page">
                <wp:posOffset>9406255</wp:posOffset>
              </wp:positionV>
              <wp:extent cx="5881370" cy="0"/>
              <wp:effectExtent l="12700" t="5080" r="11430" b="1397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81370" cy="0"/>
                      </a:xfrm>
                      <a:prstGeom prst="line">
                        <a:avLst/>
                      </a:prstGeom>
                      <a:noFill/>
                      <a:ln w="533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44C710" id="Straight Connector 3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4.5pt,740.65pt" to="537.6pt,7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" strokeweight=".42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7ED76573" wp14:editId="285BE4E4">
              <wp:simplePos x="0" y="0"/>
              <wp:positionH relativeFrom="page">
                <wp:posOffset>3782060</wp:posOffset>
              </wp:positionH>
              <wp:positionV relativeFrom="page">
                <wp:posOffset>9599930</wp:posOffset>
              </wp:positionV>
              <wp:extent cx="394335" cy="132080"/>
              <wp:effectExtent l="635" t="0" r="0" b="254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335" cy="132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59E18B" w14:textId="77777777" w:rsidR="00355B14" w:rsidRDefault="00355B14">
                          <w:pPr>
                            <w:spacing w:before="15"/>
                            <w:ind w:left="40"/>
                            <w:rPr>
                              <w:b/>
                              <w:sz w:val="15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z w:val="1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noProof/>
                              <w:sz w:val="15"/>
                            </w:rPr>
                            <w:t>14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z w:val="15"/>
                            </w:rPr>
                            <w:t xml:space="preserve"> of </w:t>
                          </w:r>
                          <w:r>
                            <w:rPr>
                              <w:b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5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b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b/>
                              <w:noProof/>
                              <w:sz w:val="15"/>
                            </w:rPr>
                            <w:t>17</w:t>
                          </w:r>
                          <w:r>
                            <w:rPr>
                              <w:b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D7657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297.8pt;margin-top:755.9pt;width:31.05pt;height:10.4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" filled="f" stroked="f">
              <v:textbox inset="0,0,0,0">
                <w:txbxContent>
                  <w:p w14:paraId="5959E18B" w14:textId="77777777" w:rsidR="00355B14" w:rsidRDefault="00355B14">
                    <w:pPr>
                      <w:spacing w:before="15"/>
                      <w:ind w:left="40"/>
                      <w:rPr>
                        <w:b/>
                        <w:sz w:val="15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sz w:val="1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b/>
                        <w:noProof/>
                        <w:sz w:val="15"/>
                      </w:rPr>
                      <w:t>14</w:t>
                    </w:r>
                    <w:r>
                      <w:fldChar w:fldCharType="end"/>
                    </w:r>
                    <w:r>
                      <w:rPr>
                        <w:b/>
                        <w:sz w:val="15"/>
                      </w:rPr>
                      <w:t xml:space="preserve"> of </w:t>
                    </w:r>
                    <w:r>
                      <w:rPr>
                        <w:b/>
                        <w:sz w:val="15"/>
                      </w:rPr>
                      <w:fldChar w:fldCharType="begin"/>
                    </w:r>
                    <w:r>
                      <w:rPr>
                        <w:b/>
                        <w:sz w:val="15"/>
                      </w:rPr>
                      <w:instrText xml:space="preserve"> NUMPAGES  \* Arabic  \* MERGEFORMAT </w:instrText>
                    </w:r>
                    <w:r>
                      <w:rPr>
                        <w:b/>
                        <w:sz w:val="15"/>
                      </w:rPr>
                      <w:fldChar w:fldCharType="separate"/>
                    </w:r>
                    <w:r>
                      <w:rPr>
                        <w:b/>
                        <w:noProof/>
                        <w:sz w:val="15"/>
                      </w:rPr>
                      <w:t>17</w:t>
                    </w:r>
                    <w:r>
                      <w:rPr>
                        <w:b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F5195" w14:textId="77777777" w:rsidR="00CE0ED9" w:rsidRDefault="00CE0ED9" w:rsidP="00132E0D">
      <w:r>
        <w:separator/>
      </w:r>
    </w:p>
  </w:footnote>
  <w:footnote w:type="continuationSeparator" w:id="0">
    <w:p w14:paraId="31862CEF" w14:textId="77777777" w:rsidR="00CE0ED9" w:rsidRDefault="00CE0ED9" w:rsidP="00132E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5BB9F" w14:textId="77777777" w:rsidR="00355B14" w:rsidRDefault="00355B14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5A18226" wp14:editId="500AE304">
              <wp:simplePos x="0" y="0"/>
              <wp:positionH relativeFrom="page">
                <wp:posOffset>937895</wp:posOffset>
              </wp:positionH>
              <wp:positionV relativeFrom="page">
                <wp:posOffset>755650</wp:posOffset>
              </wp:positionV>
              <wp:extent cx="5888355" cy="1270"/>
              <wp:effectExtent l="13970" t="12700" r="12700" b="5080"/>
              <wp:wrapNone/>
              <wp:docPr id="5" name="Freeform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888355" cy="1270"/>
                      </a:xfrm>
                      <a:custGeom>
                        <a:avLst/>
                        <a:gdLst>
                          <a:gd name="T0" fmla="+- 0 1477 1477"/>
                          <a:gd name="T1" fmla="*/ T0 w 9273"/>
                          <a:gd name="T2" fmla="+- 0 4792 1477"/>
                          <a:gd name="T3" fmla="*/ T2 w 9273"/>
                          <a:gd name="T4" fmla="+- 0 4778 1477"/>
                          <a:gd name="T5" fmla="*/ T4 w 9273"/>
                          <a:gd name="T6" fmla="+- 0 10750 1477"/>
                          <a:gd name="T7" fmla="*/ T6 w 9273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  <a:cxn ang="0">
                            <a:pos x="T5" y="0"/>
                          </a:cxn>
                          <a:cxn ang="0">
                            <a:pos x="T7" y="0"/>
                          </a:cxn>
                        </a:cxnLst>
                        <a:rect l="0" t="0" r="r" b="b"/>
                        <a:pathLst>
                          <a:path w="9273">
                            <a:moveTo>
                              <a:pt x="0" y="0"/>
                            </a:moveTo>
                            <a:lnTo>
                              <a:pt x="3315" y="0"/>
                            </a:lnTo>
                            <a:moveTo>
                              <a:pt x="3301" y="0"/>
                            </a:moveTo>
                            <a:lnTo>
                              <a:pt x="9273" y="0"/>
                            </a:lnTo>
                          </a:path>
                        </a:pathLst>
                      </a:custGeom>
                      <a:noFill/>
                      <a:ln w="5333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1EDD4" id="Freeform 5" o:spid="_x0000_s1026" style="position:absolute;margin-left:73.85pt;margin-top:59.5pt;width:463.65pt;height: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7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" path="m,l3315,t-14,l9273,e" filled="f" strokeweight=".14814mm">
              <v:path arrowok="t" o:connecttype="custom" o:connectlocs="0,0;2105025,0;2096135,0;5888355,0" o:connectangles="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CB3E9FE" wp14:editId="2D249170">
              <wp:simplePos x="0" y="0"/>
              <wp:positionH relativeFrom="page">
                <wp:posOffset>4863465</wp:posOffset>
              </wp:positionH>
              <wp:positionV relativeFrom="page">
                <wp:posOffset>583565</wp:posOffset>
              </wp:positionV>
              <wp:extent cx="1913255" cy="146050"/>
              <wp:effectExtent l="0" t="2540" r="0" b="381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32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6FF6E6" w14:textId="77777777" w:rsidR="00355B14" w:rsidRDefault="00355B14" w:rsidP="008E0222">
                          <w:pPr>
                            <w:spacing w:before="14"/>
                            <w:jc w:val="righ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sz w:val="17"/>
                            </w:rPr>
                            <w:t>SHE Management Plan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B3E9F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382.95pt;margin-top:45.95pt;width:150.65pt;height:11.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" filled="f" stroked="f">
              <v:textbox inset="0,0,0,0">
                <w:txbxContent>
                  <w:p w14:paraId="656FF6E6" w14:textId="77777777" w:rsidR="00355B14" w:rsidRDefault="00355B14" w:rsidP="008E0222">
                    <w:pPr>
                      <w:spacing w:before="14"/>
                      <w:jc w:val="righ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sz w:val="17"/>
                      </w:rPr>
                      <w:t>SHE Management Plan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B7FDE"/>
    <w:multiLevelType w:val="hybridMultilevel"/>
    <w:tmpl w:val="ABEAC15E"/>
    <w:lvl w:ilvl="0" w:tplc="7F8A3E70">
      <w:start w:val="1"/>
      <w:numFmt w:val="decimal"/>
      <w:lvlText w:val="%1."/>
      <w:lvlJc w:val="left"/>
      <w:pPr>
        <w:ind w:left="10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4" w:hanging="360"/>
      </w:pPr>
    </w:lvl>
    <w:lvl w:ilvl="2" w:tplc="0409001B" w:tentative="1">
      <w:start w:val="1"/>
      <w:numFmt w:val="lowerRoman"/>
      <w:lvlText w:val="%3."/>
      <w:lvlJc w:val="right"/>
      <w:pPr>
        <w:ind w:left="2534" w:hanging="180"/>
      </w:pPr>
    </w:lvl>
    <w:lvl w:ilvl="3" w:tplc="0409000F" w:tentative="1">
      <w:start w:val="1"/>
      <w:numFmt w:val="decimal"/>
      <w:lvlText w:val="%4."/>
      <w:lvlJc w:val="left"/>
      <w:pPr>
        <w:ind w:left="3254" w:hanging="360"/>
      </w:pPr>
    </w:lvl>
    <w:lvl w:ilvl="4" w:tplc="04090019" w:tentative="1">
      <w:start w:val="1"/>
      <w:numFmt w:val="lowerLetter"/>
      <w:lvlText w:val="%5."/>
      <w:lvlJc w:val="left"/>
      <w:pPr>
        <w:ind w:left="3974" w:hanging="360"/>
      </w:pPr>
    </w:lvl>
    <w:lvl w:ilvl="5" w:tplc="0409001B" w:tentative="1">
      <w:start w:val="1"/>
      <w:numFmt w:val="lowerRoman"/>
      <w:lvlText w:val="%6."/>
      <w:lvlJc w:val="right"/>
      <w:pPr>
        <w:ind w:left="4694" w:hanging="180"/>
      </w:pPr>
    </w:lvl>
    <w:lvl w:ilvl="6" w:tplc="0409000F" w:tentative="1">
      <w:start w:val="1"/>
      <w:numFmt w:val="decimal"/>
      <w:lvlText w:val="%7."/>
      <w:lvlJc w:val="left"/>
      <w:pPr>
        <w:ind w:left="5414" w:hanging="360"/>
      </w:pPr>
    </w:lvl>
    <w:lvl w:ilvl="7" w:tplc="04090019" w:tentative="1">
      <w:start w:val="1"/>
      <w:numFmt w:val="lowerLetter"/>
      <w:lvlText w:val="%8."/>
      <w:lvlJc w:val="left"/>
      <w:pPr>
        <w:ind w:left="6134" w:hanging="360"/>
      </w:pPr>
    </w:lvl>
    <w:lvl w:ilvl="8" w:tplc="0409001B" w:tentative="1">
      <w:start w:val="1"/>
      <w:numFmt w:val="lowerRoman"/>
      <w:lvlText w:val="%9."/>
      <w:lvlJc w:val="right"/>
      <w:pPr>
        <w:ind w:left="6854" w:hanging="180"/>
      </w:pPr>
    </w:lvl>
  </w:abstractNum>
  <w:abstractNum w:abstractNumId="1" w15:restartNumberingAfterBreak="0">
    <w:nsid w:val="092339E8"/>
    <w:multiLevelType w:val="hybridMultilevel"/>
    <w:tmpl w:val="4E1AC2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204C01"/>
    <w:multiLevelType w:val="hybridMultilevel"/>
    <w:tmpl w:val="FCF4C1DC"/>
    <w:lvl w:ilvl="0" w:tplc="81AC2EBA">
      <w:start w:val="1"/>
      <w:numFmt w:val="decimal"/>
      <w:lvlText w:val="%1."/>
      <w:lvlJc w:val="left"/>
      <w:pPr>
        <w:ind w:left="1439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81815"/>
    <w:multiLevelType w:val="hybridMultilevel"/>
    <w:tmpl w:val="8FAC44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A91E9138">
      <w:start w:val="1"/>
      <w:numFmt w:val="lowerLetter"/>
      <w:lvlText w:val="%2)"/>
      <w:lvlJc w:val="left"/>
      <w:pPr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612E69"/>
    <w:multiLevelType w:val="hybridMultilevel"/>
    <w:tmpl w:val="40C428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FB65C6C"/>
    <w:multiLevelType w:val="hybridMultilevel"/>
    <w:tmpl w:val="B096FB16"/>
    <w:lvl w:ilvl="0" w:tplc="D9866C3A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6D390E"/>
    <w:multiLevelType w:val="hybridMultilevel"/>
    <w:tmpl w:val="FDEE3ABA"/>
    <w:lvl w:ilvl="0" w:tplc="12161856">
      <w:start w:val="1"/>
      <w:numFmt w:val="decimal"/>
      <w:lvlText w:val="%1."/>
      <w:lvlJc w:val="left"/>
      <w:pPr>
        <w:ind w:left="109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14" w:hanging="360"/>
      </w:pPr>
    </w:lvl>
    <w:lvl w:ilvl="2" w:tplc="0409001B" w:tentative="1">
      <w:start w:val="1"/>
      <w:numFmt w:val="lowerRoman"/>
      <w:lvlText w:val="%3."/>
      <w:lvlJc w:val="right"/>
      <w:pPr>
        <w:ind w:left="2534" w:hanging="180"/>
      </w:pPr>
    </w:lvl>
    <w:lvl w:ilvl="3" w:tplc="0409000F" w:tentative="1">
      <w:start w:val="1"/>
      <w:numFmt w:val="decimal"/>
      <w:lvlText w:val="%4."/>
      <w:lvlJc w:val="left"/>
      <w:pPr>
        <w:ind w:left="3254" w:hanging="360"/>
      </w:pPr>
    </w:lvl>
    <w:lvl w:ilvl="4" w:tplc="04090019" w:tentative="1">
      <w:start w:val="1"/>
      <w:numFmt w:val="lowerLetter"/>
      <w:lvlText w:val="%5."/>
      <w:lvlJc w:val="left"/>
      <w:pPr>
        <w:ind w:left="3974" w:hanging="360"/>
      </w:pPr>
    </w:lvl>
    <w:lvl w:ilvl="5" w:tplc="0409001B" w:tentative="1">
      <w:start w:val="1"/>
      <w:numFmt w:val="lowerRoman"/>
      <w:lvlText w:val="%6."/>
      <w:lvlJc w:val="right"/>
      <w:pPr>
        <w:ind w:left="4694" w:hanging="180"/>
      </w:pPr>
    </w:lvl>
    <w:lvl w:ilvl="6" w:tplc="0409000F" w:tentative="1">
      <w:start w:val="1"/>
      <w:numFmt w:val="decimal"/>
      <w:lvlText w:val="%7."/>
      <w:lvlJc w:val="left"/>
      <w:pPr>
        <w:ind w:left="5414" w:hanging="360"/>
      </w:pPr>
    </w:lvl>
    <w:lvl w:ilvl="7" w:tplc="04090019" w:tentative="1">
      <w:start w:val="1"/>
      <w:numFmt w:val="lowerLetter"/>
      <w:lvlText w:val="%8."/>
      <w:lvlJc w:val="left"/>
      <w:pPr>
        <w:ind w:left="6134" w:hanging="360"/>
      </w:pPr>
    </w:lvl>
    <w:lvl w:ilvl="8" w:tplc="0409001B" w:tentative="1">
      <w:start w:val="1"/>
      <w:numFmt w:val="lowerRoman"/>
      <w:lvlText w:val="%9."/>
      <w:lvlJc w:val="right"/>
      <w:pPr>
        <w:ind w:left="6854" w:hanging="180"/>
      </w:pPr>
    </w:lvl>
  </w:abstractNum>
  <w:abstractNum w:abstractNumId="7" w15:restartNumberingAfterBreak="0">
    <w:nsid w:val="1570278C"/>
    <w:multiLevelType w:val="hybridMultilevel"/>
    <w:tmpl w:val="D21E5268"/>
    <w:lvl w:ilvl="0" w:tplc="E4425C02">
      <w:start w:val="1"/>
      <w:numFmt w:val="decimal"/>
      <w:lvlText w:val="%1."/>
      <w:lvlJc w:val="left"/>
      <w:pPr>
        <w:ind w:left="1439" w:hanging="705"/>
      </w:pPr>
      <w:rPr>
        <w:rFonts w:hint="default"/>
      </w:rPr>
    </w:lvl>
    <w:lvl w:ilvl="1" w:tplc="9BE63978">
      <w:start w:val="1"/>
      <w:numFmt w:val="decimal"/>
      <w:lvlText w:val="%2."/>
      <w:lvlJc w:val="left"/>
      <w:pPr>
        <w:ind w:left="1785" w:hanging="7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D4114"/>
    <w:multiLevelType w:val="hybridMultilevel"/>
    <w:tmpl w:val="DEECA4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0F40F5"/>
    <w:multiLevelType w:val="hybridMultilevel"/>
    <w:tmpl w:val="45B48960"/>
    <w:lvl w:ilvl="0" w:tplc="C534E6C8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9A57F9D"/>
    <w:multiLevelType w:val="hybridMultilevel"/>
    <w:tmpl w:val="14F2EC92"/>
    <w:lvl w:ilvl="0" w:tplc="C2AA86E6">
      <w:start w:val="1"/>
      <w:numFmt w:val="decimal"/>
      <w:lvlText w:val="%1."/>
      <w:lvlJc w:val="left"/>
      <w:pPr>
        <w:ind w:left="109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CC538B"/>
    <w:multiLevelType w:val="hybridMultilevel"/>
    <w:tmpl w:val="B8D8EFA2"/>
    <w:lvl w:ilvl="0" w:tplc="121E7988">
      <w:start w:val="6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C3D0168"/>
    <w:multiLevelType w:val="hybridMultilevel"/>
    <w:tmpl w:val="4AEC8E54"/>
    <w:lvl w:ilvl="0" w:tplc="844A9F50">
      <w:start w:val="1"/>
      <w:numFmt w:val="decimal"/>
      <w:lvlText w:val="%1."/>
      <w:lvlJc w:val="left"/>
      <w:pPr>
        <w:ind w:left="178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246A80"/>
    <w:multiLevelType w:val="hybridMultilevel"/>
    <w:tmpl w:val="33301110"/>
    <w:lvl w:ilvl="0" w:tplc="E60ABB84">
      <w:start w:val="1"/>
      <w:numFmt w:val="upperLetter"/>
      <w:lvlText w:val="%1."/>
      <w:lvlJc w:val="left"/>
      <w:pPr>
        <w:ind w:left="477" w:hanging="360"/>
      </w:pPr>
    </w:lvl>
    <w:lvl w:ilvl="1" w:tplc="38090019">
      <w:start w:val="1"/>
      <w:numFmt w:val="lowerLetter"/>
      <w:lvlText w:val="%2."/>
      <w:lvlJc w:val="left"/>
      <w:pPr>
        <w:ind w:left="1197" w:hanging="360"/>
      </w:pPr>
    </w:lvl>
    <w:lvl w:ilvl="2" w:tplc="3809001B">
      <w:start w:val="1"/>
      <w:numFmt w:val="lowerRoman"/>
      <w:lvlText w:val="%3."/>
      <w:lvlJc w:val="right"/>
      <w:pPr>
        <w:ind w:left="1917" w:hanging="180"/>
      </w:pPr>
    </w:lvl>
    <w:lvl w:ilvl="3" w:tplc="3809000F">
      <w:start w:val="1"/>
      <w:numFmt w:val="decimal"/>
      <w:lvlText w:val="%4."/>
      <w:lvlJc w:val="left"/>
      <w:pPr>
        <w:ind w:left="2637" w:hanging="360"/>
      </w:pPr>
    </w:lvl>
    <w:lvl w:ilvl="4" w:tplc="38090019">
      <w:start w:val="1"/>
      <w:numFmt w:val="lowerLetter"/>
      <w:lvlText w:val="%5."/>
      <w:lvlJc w:val="left"/>
      <w:pPr>
        <w:ind w:left="3357" w:hanging="360"/>
      </w:pPr>
    </w:lvl>
    <w:lvl w:ilvl="5" w:tplc="3809001B">
      <w:start w:val="1"/>
      <w:numFmt w:val="lowerRoman"/>
      <w:lvlText w:val="%6."/>
      <w:lvlJc w:val="right"/>
      <w:pPr>
        <w:ind w:left="4077" w:hanging="180"/>
      </w:pPr>
    </w:lvl>
    <w:lvl w:ilvl="6" w:tplc="3809000F">
      <w:start w:val="1"/>
      <w:numFmt w:val="decimal"/>
      <w:lvlText w:val="%7."/>
      <w:lvlJc w:val="left"/>
      <w:pPr>
        <w:ind w:left="4797" w:hanging="360"/>
      </w:pPr>
    </w:lvl>
    <w:lvl w:ilvl="7" w:tplc="38090019">
      <w:start w:val="1"/>
      <w:numFmt w:val="lowerLetter"/>
      <w:lvlText w:val="%8."/>
      <w:lvlJc w:val="left"/>
      <w:pPr>
        <w:ind w:left="5517" w:hanging="360"/>
      </w:pPr>
    </w:lvl>
    <w:lvl w:ilvl="8" w:tplc="3809001B">
      <w:start w:val="1"/>
      <w:numFmt w:val="lowerRoman"/>
      <w:lvlText w:val="%9."/>
      <w:lvlJc w:val="right"/>
      <w:pPr>
        <w:ind w:left="6237" w:hanging="180"/>
      </w:pPr>
    </w:lvl>
  </w:abstractNum>
  <w:abstractNum w:abstractNumId="14" w15:restartNumberingAfterBreak="0">
    <w:nsid w:val="26D271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w w:val="105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804611C"/>
    <w:multiLevelType w:val="hybridMultilevel"/>
    <w:tmpl w:val="40FC6F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824151B"/>
    <w:multiLevelType w:val="hybridMultilevel"/>
    <w:tmpl w:val="ACD863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8D47E59"/>
    <w:multiLevelType w:val="hybridMultilevel"/>
    <w:tmpl w:val="ADEE1A2C"/>
    <w:lvl w:ilvl="0" w:tplc="33523932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9F306E8"/>
    <w:multiLevelType w:val="hybridMultilevel"/>
    <w:tmpl w:val="2EFE4154"/>
    <w:lvl w:ilvl="0" w:tplc="04090001">
      <w:start w:val="1"/>
      <w:numFmt w:val="bullet"/>
      <w:lvlText w:val=""/>
      <w:lvlJc w:val="left"/>
      <w:pPr>
        <w:ind w:left="9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9" w15:restartNumberingAfterBreak="0">
    <w:nsid w:val="2C78255E"/>
    <w:multiLevelType w:val="hybridMultilevel"/>
    <w:tmpl w:val="93A0D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7C1720"/>
    <w:multiLevelType w:val="hybridMultilevel"/>
    <w:tmpl w:val="D598CB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07D703C"/>
    <w:multiLevelType w:val="hybridMultilevel"/>
    <w:tmpl w:val="DEECA4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0A44C51"/>
    <w:multiLevelType w:val="multilevel"/>
    <w:tmpl w:val="B76C3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6" w:hanging="10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12" w:hanging="10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8" w:hanging="10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23" w15:restartNumberingAfterBreak="0">
    <w:nsid w:val="31B82504"/>
    <w:multiLevelType w:val="hybridMultilevel"/>
    <w:tmpl w:val="7B32947A"/>
    <w:lvl w:ilvl="0" w:tplc="86749446">
      <w:start w:val="1"/>
      <w:numFmt w:val="decimal"/>
      <w:lvlText w:val="%1"/>
      <w:lvlJc w:val="left"/>
      <w:pPr>
        <w:ind w:left="714" w:hanging="534"/>
      </w:pPr>
      <w:rPr>
        <w:rFonts w:ascii="Arial" w:eastAsia="Arial" w:hAnsi="Arial" w:cs="Arial" w:hint="default"/>
        <w:b/>
        <w:bCs/>
        <w:w w:val="102"/>
        <w:sz w:val="22"/>
        <w:szCs w:val="22"/>
      </w:rPr>
    </w:lvl>
    <w:lvl w:ilvl="1" w:tplc="B9F68BC4">
      <w:numFmt w:val="bullet"/>
      <w:lvlText w:val=""/>
      <w:lvlJc w:val="left"/>
      <w:pPr>
        <w:ind w:left="1443" w:hanging="339"/>
      </w:pPr>
      <w:rPr>
        <w:rFonts w:ascii="Symbol" w:eastAsia="Symbol" w:hAnsi="Symbol" w:cs="Symbol" w:hint="default"/>
        <w:w w:val="103"/>
        <w:sz w:val="20"/>
        <w:szCs w:val="20"/>
      </w:rPr>
    </w:lvl>
    <w:lvl w:ilvl="2" w:tplc="413E4DD2">
      <w:numFmt w:val="bullet"/>
      <w:lvlText w:val="o"/>
      <w:lvlJc w:val="left"/>
      <w:pPr>
        <w:ind w:left="2094" w:hanging="339"/>
      </w:pPr>
      <w:rPr>
        <w:rFonts w:ascii="Courier New" w:eastAsia="Courier New" w:hAnsi="Courier New" w:cs="Courier New" w:hint="default"/>
        <w:w w:val="103"/>
        <w:sz w:val="20"/>
        <w:szCs w:val="20"/>
      </w:rPr>
    </w:lvl>
    <w:lvl w:ilvl="3" w:tplc="F2740932">
      <w:numFmt w:val="bullet"/>
      <w:lvlText w:val="•"/>
      <w:lvlJc w:val="left"/>
      <w:pPr>
        <w:ind w:left="2100" w:hanging="339"/>
      </w:pPr>
      <w:rPr>
        <w:rFonts w:hint="default"/>
      </w:rPr>
    </w:lvl>
    <w:lvl w:ilvl="4" w:tplc="1346BBE6">
      <w:numFmt w:val="bullet"/>
      <w:lvlText w:val="•"/>
      <w:lvlJc w:val="left"/>
      <w:pPr>
        <w:ind w:left="3157" w:hanging="339"/>
      </w:pPr>
      <w:rPr>
        <w:rFonts w:hint="default"/>
      </w:rPr>
    </w:lvl>
    <w:lvl w:ilvl="5" w:tplc="D8048EA0">
      <w:numFmt w:val="bullet"/>
      <w:lvlText w:val="•"/>
      <w:lvlJc w:val="left"/>
      <w:pPr>
        <w:ind w:left="4214" w:hanging="339"/>
      </w:pPr>
      <w:rPr>
        <w:rFonts w:hint="default"/>
      </w:rPr>
    </w:lvl>
    <w:lvl w:ilvl="6" w:tplc="31C010FC">
      <w:numFmt w:val="bullet"/>
      <w:lvlText w:val="•"/>
      <w:lvlJc w:val="left"/>
      <w:pPr>
        <w:ind w:left="5271" w:hanging="339"/>
      </w:pPr>
      <w:rPr>
        <w:rFonts w:hint="default"/>
      </w:rPr>
    </w:lvl>
    <w:lvl w:ilvl="7" w:tplc="D2988E08">
      <w:numFmt w:val="bullet"/>
      <w:lvlText w:val="•"/>
      <w:lvlJc w:val="left"/>
      <w:pPr>
        <w:ind w:left="6328" w:hanging="339"/>
      </w:pPr>
      <w:rPr>
        <w:rFonts w:hint="default"/>
      </w:rPr>
    </w:lvl>
    <w:lvl w:ilvl="8" w:tplc="72A6EC04">
      <w:numFmt w:val="bullet"/>
      <w:lvlText w:val="•"/>
      <w:lvlJc w:val="left"/>
      <w:pPr>
        <w:ind w:left="7385" w:hanging="339"/>
      </w:pPr>
      <w:rPr>
        <w:rFonts w:hint="default"/>
      </w:rPr>
    </w:lvl>
  </w:abstractNum>
  <w:abstractNum w:abstractNumId="24" w15:restartNumberingAfterBreak="0">
    <w:nsid w:val="31F364FF"/>
    <w:multiLevelType w:val="hybridMultilevel"/>
    <w:tmpl w:val="BBEE50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33B1412"/>
    <w:multiLevelType w:val="hybridMultilevel"/>
    <w:tmpl w:val="AA26EC96"/>
    <w:lvl w:ilvl="0" w:tplc="FFC6ED70">
      <w:start w:val="1"/>
      <w:numFmt w:val="decimal"/>
      <w:lvlText w:val="%1."/>
      <w:lvlJc w:val="left"/>
      <w:pPr>
        <w:ind w:left="10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4" w:hanging="360"/>
      </w:pPr>
    </w:lvl>
    <w:lvl w:ilvl="2" w:tplc="0409001B" w:tentative="1">
      <w:start w:val="1"/>
      <w:numFmt w:val="lowerRoman"/>
      <w:lvlText w:val="%3."/>
      <w:lvlJc w:val="right"/>
      <w:pPr>
        <w:ind w:left="2534" w:hanging="180"/>
      </w:pPr>
    </w:lvl>
    <w:lvl w:ilvl="3" w:tplc="0409000F" w:tentative="1">
      <w:start w:val="1"/>
      <w:numFmt w:val="decimal"/>
      <w:lvlText w:val="%4."/>
      <w:lvlJc w:val="left"/>
      <w:pPr>
        <w:ind w:left="3254" w:hanging="360"/>
      </w:pPr>
    </w:lvl>
    <w:lvl w:ilvl="4" w:tplc="04090019" w:tentative="1">
      <w:start w:val="1"/>
      <w:numFmt w:val="lowerLetter"/>
      <w:lvlText w:val="%5."/>
      <w:lvlJc w:val="left"/>
      <w:pPr>
        <w:ind w:left="3974" w:hanging="360"/>
      </w:pPr>
    </w:lvl>
    <w:lvl w:ilvl="5" w:tplc="0409001B" w:tentative="1">
      <w:start w:val="1"/>
      <w:numFmt w:val="lowerRoman"/>
      <w:lvlText w:val="%6."/>
      <w:lvlJc w:val="right"/>
      <w:pPr>
        <w:ind w:left="4694" w:hanging="180"/>
      </w:pPr>
    </w:lvl>
    <w:lvl w:ilvl="6" w:tplc="0409000F" w:tentative="1">
      <w:start w:val="1"/>
      <w:numFmt w:val="decimal"/>
      <w:lvlText w:val="%7."/>
      <w:lvlJc w:val="left"/>
      <w:pPr>
        <w:ind w:left="5414" w:hanging="360"/>
      </w:pPr>
    </w:lvl>
    <w:lvl w:ilvl="7" w:tplc="04090019" w:tentative="1">
      <w:start w:val="1"/>
      <w:numFmt w:val="lowerLetter"/>
      <w:lvlText w:val="%8."/>
      <w:lvlJc w:val="left"/>
      <w:pPr>
        <w:ind w:left="6134" w:hanging="360"/>
      </w:pPr>
    </w:lvl>
    <w:lvl w:ilvl="8" w:tplc="0409001B" w:tentative="1">
      <w:start w:val="1"/>
      <w:numFmt w:val="lowerRoman"/>
      <w:lvlText w:val="%9."/>
      <w:lvlJc w:val="right"/>
      <w:pPr>
        <w:ind w:left="6854" w:hanging="180"/>
      </w:pPr>
    </w:lvl>
  </w:abstractNum>
  <w:abstractNum w:abstractNumId="26" w15:restartNumberingAfterBreak="0">
    <w:nsid w:val="3D1A417A"/>
    <w:multiLevelType w:val="hybridMultilevel"/>
    <w:tmpl w:val="52782560"/>
    <w:lvl w:ilvl="0" w:tplc="9A182986">
      <w:start w:val="1"/>
      <w:numFmt w:val="decimal"/>
      <w:lvlText w:val="%1."/>
      <w:lvlJc w:val="left"/>
      <w:pPr>
        <w:ind w:left="10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4" w:hanging="360"/>
      </w:pPr>
    </w:lvl>
    <w:lvl w:ilvl="2" w:tplc="0409001B" w:tentative="1">
      <w:start w:val="1"/>
      <w:numFmt w:val="lowerRoman"/>
      <w:lvlText w:val="%3."/>
      <w:lvlJc w:val="right"/>
      <w:pPr>
        <w:ind w:left="2534" w:hanging="180"/>
      </w:pPr>
    </w:lvl>
    <w:lvl w:ilvl="3" w:tplc="0409000F" w:tentative="1">
      <w:start w:val="1"/>
      <w:numFmt w:val="decimal"/>
      <w:lvlText w:val="%4."/>
      <w:lvlJc w:val="left"/>
      <w:pPr>
        <w:ind w:left="3254" w:hanging="360"/>
      </w:pPr>
    </w:lvl>
    <w:lvl w:ilvl="4" w:tplc="04090019" w:tentative="1">
      <w:start w:val="1"/>
      <w:numFmt w:val="lowerLetter"/>
      <w:lvlText w:val="%5."/>
      <w:lvlJc w:val="left"/>
      <w:pPr>
        <w:ind w:left="3974" w:hanging="360"/>
      </w:pPr>
    </w:lvl>
    <w:lvl w:ilvl="5" w:tplc="0409001B" w:tentative="1">
      <w:start w:val="1"/>
      <w:numFmt w:val="lowerRoman"/>
      <w:lvlText w:val="%6."/>
      <w:lvlJc w:val="right"/>
      <w:pPr>
        <w:ind w:left="4694" w:hanging="180"/>
      </w:pPr>
    </w:lvl>
    <w:lvl w:ilvl="6" w:tplc="0409000F" w:tentative="1">
      <w:start w:val="1"/>
      <w:numFmt w:val="decimal"/>
      <w:lvlText w:val="%7."/>
      <w:lvlJc w:val="left"/>
      <w:pPr>
        <w:ind w:left="5414" w:hanging="360"/>
      </w:pPr>
    </w:lvl>
    <w:lvl w:ilvl="7" w:tplc="04090019" w:tentative="1">
      <w:start w:val="1"/>
      <w:numFmt w:val="lowerLetter"/>
      <w:lvlText w:val="%8."/>
      <w:lvlJc w:val="left"/>
      <w:pPr>
        <w:ind w:left="6134" w:hanging="360"/>
      </w:pPr>
    </w:lvl>
    <w:lvl w:ilvl="8" w:tplc="0409001B" w:tentative="1">
      <w:start w:val="1"/>
      <w:numFmt w:val="lowerRoman"/>
      <w:lvlText w:val="%9."/>
      <w:lvlJc w:val="right"/>
      <w:pPr>
        <w:ind w:left="6854" w:hanging="180"/>
      </w:pPr>
    </w:lvl>
  </w:abstractNum>
  <w:abstractNum w:abstractNumId="27" w15:restartNumberingAfterBreak="0">
    <w:nsid w:val="409730AB"/>
    <w:multiLevelType w:val="hybridMultilevel"/>
    <w:tmpl w:val="322C3026"/>
    <w:lvl w:ilvl="0" w:tplc="7572F914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A91E9138">
      <w:start w:val="1"/>
      <w:numFmt w:val="lowerLetter"/>
      <w:lvlText w:val="%2)"/>
      <w:lvlJc w:val="left"/>
      <w:pPr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1046A2D"/>
    <w:multiLevelType w:val="hybridMultilevel"/>
    <w:tmpl w:val="6C542A18"/>
    <w:lvl w:ilvl="0" w:tplc="06B6D53E">
      <w:start w:val="1"/>
      <w:numFmt w:val="decimal"/>
      <w:lvlText w:val="%1."/>
      <w:lvlJc w:val="left"/>
      <w:pPr>
        <w:ind w:left="10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4" w:hanging="360"/>
      </w:pPr>
    </w:lvl>
    <w:lvl w:ilvl="2" w:tplc="0409001B" w:tentative="1">
      <w:start w:val="1"/>
      <w:numFmt w:val="lowerRoman"/>
      <w:lvlText w:val="%3."/>
      <w:lvlJc w:val="right"/>
      <w:pPr>
        <w:ind w:left="2534" w:hanging="180"/>
      </w:pPr>
    </w:lvl>
    <w:lvl w:ilvl="3" w:tplc="0409000F" w:tentative="1">
      <w:start w:val="1"/>
      <w:numFmt w:val="decimal"/>
      <w:lvlText w:val="%4."/>
      <w:lvlJc w:val="left"/>
      <w:pPr>
        <w:ind w:left="3254" w:hanging="360"/>
      </w:pPr>
    </w:lvl>
    <w:lvl w:ilvl="4" w:tplc="04090019" w:tentative="1">
      <w:start w:val="1"/>
      <w:numFmt w:val="lowerLetter"/>
      <w:lvlText w:val="%5."/>
      <w:lvlJc w:val="left"/>
      <w:pPr>
        <w:ind w:left="3974" w:hanging="360"/>
      </w:pPr>
    </w:lvl>
    <w:lvl w:ilvl="5" w:tplc="0409001B" w:tentative="1">
      <w:start w:val="1"/>
      <w:numFmt w:val="lowerRoman"/>
      <w:lvlText w:val="%6."/>
      <w:lvlJc w:val="right"/>
      <w:pPr>
        <w:ind w:left="4694" w:hanging="180"/>
      </w:pPr>
    </w:lvl>
    <w:lvl w:ilvl="6" w:tplc="0409000F" w:tentative="1">
      <w:start w:val="1"/>
      <w:numFmt w:val="decimal"/>
      <w:lvlText w:val="%7."/>
      <w:lvlJc w:val="left"/>
      <w:pPr>
        <w:ind w:left="5414" w:hanging="360"/>
      </w:pPr>
    </w:lvl>
    <w:lvl w:ilvl="7" w:tplc="04090019" w:tentative="1">
      <w:start w:val="1"/>
      <w:numFmt w:val="lowerLetter"/>
      <w:lvlText w:val="%8."/>
      <w:lvlJc w:val="left"/>
      <w:pPr>
        <w:ind w:left="6134" w:hanging="360"/>
      </w:pPr>
    </w:lvl>
    <w:lvl w:ilvl="8" w:tplc="0409001B" w:tentative="1">
      <w:start w:val="1"/>
      <w:numFmt w:val="lowerRoman"/>
      <w:lvlText w:val="%9."/>
      <w:lvlJc w:val="right"/>
      <w:pPr>
        <w:ind w:left="6854" w:hanging="180"/>
      </w:pPr>
    </w:lvl>
  </w:abstractNum>
  <w:abstractNum w:abstractNumId="29" w15:restartNumberingAfterBreak="0">
    <w:nsid w:val="425C7F67"/>
    <w:multiLevelType w:val="hybridMultilevel"/>
    <w:tmpl w:val="91363EEA"/>
    <w:lvl w:ilvl="0" w:tplc="B9F68BC4">
      <w:numFmt w:val="bullet"/>
      <w:lvlText w:val=""/>
      <w:lvlJc w:val="left"/>
      <w:pPr>
        <w:ind w:left="1713" w:hanging="360"/>
      </w:pPr>
      <w:rPr>
        <w:rFonts w:ascii="Symbol" w:eastAsia="Symbol" w:hAnsi="Symbol" w:cs="Symbol" w:hint="default"/>
        <w:w w:val="103"/>
        <w:sz w:val="20"/>
        <w:szCs w:val="20"/>
      </w:rPr>
    </w:lvl>
    <w:lvl w:ilvl="1" w:tplc="0421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0" w15:restartNumberingAfterBreak="0">
    <w:nsid w:val="44A65685"/>
    <w:multiLevelType w:val="hybridMultilevel"/>
    <w:tmpl w:val="D94CBA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6057D6D"/>
    <w:multiLevelType w:val="hybridMultilevel"/>
    <w:tmpl w:val="7E60AEB2"/>
    <w:lvl w:ilvl="0" w:tplc="1ADE2242">
      <w:start w:val="1"/>
      <w:numFmt w:val="decimal"/>
      <w:lvlText w:val="%1."/>
      <w:lvlJc w:val="left"/>
      <w:pPr>
        <w:ind w:left="10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4" w:hanging="360"/>
      </w:pPr>
    </w:lvl>
    <w:lvl w:ilvl="2" w:tplc="0409001B" w:tentative="1">
      <w:start w:val="1"/>
      <w:numFmt w:val="lowerRoman"/>
      <w:lvlText w:val="%3."/>
      <w:lvlJc w:val="right"/>
      <w:pPr>
        <w:ind w:left="2534" w:hanging="180"/>
      </w:pPr>
    </w:lvl>
    <w:lvl w:ilvl="3" w:tplc="0409000F" w:tentative="1">
      <w:start w:val="1"/>
      <w:numFmt w:val="decimal"/>
      <w:lvlText w:val="%4."/>
      <w:lvlJc w:val="left"/>
      <w:pPr>
        <w:ind w:left="3254" w:hanging="360"/>
      </w:pPr>
    </w:lvl>
    <w:lvl w:ilvl="4" w:tplc="04090019" w:tentative="1">
      <w:start w:val="1"/>
      <w:numFmt w:val="lowerLetter"/>
      <w:lvlText w:val="%5."/>
      <w:lvlJc w:val="left"/>
      <w:pPr>
        <w:ind w:left="3974" w:hanging="360"/>
      </w:pPr>
    </w:lvl>
    <w:lvl w:ilvl="5" w:tplc="0409001B" w:tentative="1">
      <w:start w:val="1"/>
      <w:numFmt w:val="lowerRoman"/>
      <w:lvlText w:val="%6."/>
      <w:lvlJc w:val="right"/>
      <w:pPr>
        <w:ind w:left="4694" w:hanging="180"/>
      </w:pPr>
    </w:lvl>
    <w:lvl w:ilvl="6" w:tplc="0409000F" w:tentative="1">
      <w:start w:val="1"/>
      <w:numFmt w:val="decimal"/>
      <w:lvlText w:val="%7."/>
      <w:lvlJc w:val="left"/>
      <w:pPr>
        <w:ind w:left="5414" w:hanging="360"/>
      </w:pPr>
    </w:lvl>
    <w:lvl w:ilvl="7" w:tplc="04090019" w:tentative="1">
      <w:start w:val="1"/>
      <w:numFmt w:val="lowerLetter"/>
      <w:lvlText w:val="%8."/>
      <w:lvlJc w:val="left"/>
      <w:pPr>
        <w:ind w:left="6134" w:hanging="360"/>
      </w:pPr>
    </w:lvl>
    <w:lvl w:ilvl="8" w:tplc="0409001B" w:tentative="1">
      <w:start w:val="1"/>
      <w:numFmt w:val="lowerRoman"/>
      <w:lvlText w:val="%9."/>
      <w:lvlJc w:val="right"/>
      <w:pPr>
        <w:ind w:left="6854" w:hanging="180"/>
      </w:pPr>
    </w:lvl>
  </w:abstractNum>
  <w:abstractNum w:abstractNumId="32" w15:restartNumberingAfterBreak="0">
    <w:nsid w:val="48524642"/>
    <w:multiLevelType w:val="hybridMultilevel"/>
    <w:tmpl w:val="3BC421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88A27BE"/>
    <w:multiLevelType w:val="hybridMultilevel"/>
    <w:tmpl w:val="5196816A"/>
    <w:lvl w:ilvl="0" w:tplc="27EE49FC">
      <w:start w:val="1"/>
      <w:numFmt w:val="decimal"/>
      <w:lvlText w:val="%1."/>
      <w:lvlJc w:val="left"/>
      <w:pPr>
        <w:ind w:left="109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14" w:hanging="360"/>
      </w:pPr>
    </w:lvl>
    <w:lvl w:ilvl="2" w:tplc="0409001B" w:tentative="1">
      <w:start w:val="1"/>
      <w:numFmt w:val="lowerRoman"/>
      <w:lvlText w:val="%3."/>
      <w:lvlJc w:val="right"/>
      <w:pPr>
        <w:ind w:left="2534" w:hanging="180"/>
      </w:pPr>
    </w:lvl>
    <w:lvl w:ilvl="3" w:tplc="0409000F" w:tentative="1">
      <w:start w:val="1"/>
      <w:numFmt w:val="decimal"/>
      <w:lvlText w:val="%4."/>
      <w:lvlJc w:val="left"/>
      <w:pPr>
        <w:ind w:left="3254" w:hanging="360"/>
      </w:pPr>
    </w:lvl>
    <w:lvl w:ilvl="4" w:tplc="04090019" w:tentative="1">
      <w:start w:val="1"/>
      <w:numFmt w:val="lowerLetter"/>
      <w:lvlText w:val="%5."/>
      <w:lvlJc w:val="left"/>
      <w:pPr>
        <w:ind w:left="3974" w:hanging="360"/>
      </w:pPr>
    </w:lvl>
    <w:lvl w:ilvl="5" w:tplc="0409001B" w:tentative="1">
      <w:start w:val="1"/>
      <w:numFmt w:val="lowerRoman"/>
      <w:lvlText w:val="%6."/>
      <w:lvlJc w:val="right"/>
      <w:pPr>
        <w:ind w:left="4694" w:hanging="180"/>
      </w:pPr>
    </w:lvl>
    <w:lvl w:ilvl="6" w:tplc="0409000F" w:tentative="1">
      <w:start w:val="1"/>
      <w:numFmt w:val="decimal"/>
      <w:lvlText w:val="%7."/>
      <w:lvlJc w:val="left"/>
      <w:pPr>
        <w:ind w:left="5414" w:hanging="360"/>
      </w:pPr>
    </w:lvl>
    <w:lvl w:ilvl="7" w:tplc="04090019" w:tentative="1">
      <w:start w:val="1"/>
      <w:numFmt w:val="lowerLetter"/>
      <w:lvlText w:val="%8."/>
      <w:lvlJc w:val="left"/>
      <w:pPr>
        <w:ind w:left="6134" w:hanging="360"/>
      </w:pPr>
    </w:lvl>
    <w:lvl w:ilvl="8" w:tplc="0409001B" w:tentative="1">
      <w:start w:val="1"/>
      <w:numFmt w:val="lowerRoman"/>
      <w:lvlText w:val="%9."/>
      <w:lvlJc w:val="right"/>
      <w:pPr>
        <w:ind w:left="6854" w:hanging="180"/>
      </w:pPr>
    </w:lvl>
  </w:abstractNum>
  <w:abstractNum w:abstractNumId="34" w15:restartNumberingAfterBreak="0">
    <w:nsid w:val="48A34DDB"/>
    <w:multiLevelType w:val="hybridMultilevel"/>
    <w:tmpl w:val="3FFE4BA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6C16686"/>
    <w:multiLevelType w:val="hybridMultilevel"/>
    <w:tmpl w:val="C4A47C3E"/>
    <w:lvl w:ilvl="0" w:tplc="610A2090">
      <w:start w:val="1"/>
      <w:numFmt w:val="decimal"/>
      <w:lvlText w:val="%1."/>
      <w:lvlJc w:val="left"/>
      <w:pPr>
        <w:ind w:left="1439" w:hanging="705"/>
      </w:pPr>
      <w:rPr>
        <w:rFonts w:hint="default"/>
      </w:rPr>
    </w:lvl>
    <w:lvl w:ilvl="1" w:tplc="9BE63978">
      <w:start w:val="1"/>
      <w:numFmt w:val="decimal"/>
      <w:lvlText w:val="%2."/>
      <w:lvlJc w:val="left"/>
      <w:pPr>
        <w:ind w:left="1785" w:hanging="705"/>
      </w:pPr>
      <w:rPr>
        <w:rFonts w:hint="default"/>
      </w:rPr>
    </w:lvl>
    <w:lvl w:ilvl="2" w:tplc="D988CD10">
      <w:numFmt w:val="bullet"/>
      <w:lvlText w:val="-"/>
      <w:lvlJc w:val="left"/>
      <w:pPr>
        <w:ind w:left="2505" w:hanging="525"/>
      </w:pPr>
      <w:rPr>
        <w:rFonts w:ascii="Arial" w:eastAsia="Arial" w:hAnsi="Arial" w:cs="Aria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7E4C22"/>
    <w:multiLevelType w:val="hybridMultilevel"/>
    <w:tmpl w:val="DA4ADF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B796AC6"/>
    <w:multiLevelType w:val="hybridMultilevel"/>
    <w:tmpl w:val="1B724714"/>
    <w:lvl w:ilvl="0" w:tplc="20A6C7FC">
      <w:start w:val="1"/>
      <w:numFmt w:val="decimal"/>
      <w:lvlText w:val="%1."/>
      <w:lvlJc w:val="left"/>
      <w:pPr>
        <w:ind w:left="1439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832C23"/>
    <w:multiLevelType w:val="hybridMultilevel"/>
    <w:tmpl w:val="DEECA4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E510BEB"/>
    <w:multiLevelType w:val="hybridMultilevel"/>
    <w:tmpl w:val="DD663E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0282916"/>
    <w:multiLevelType w:val="hybridMultilevel"/>
    <w:tmpl w:val="C16AA712"/>
    <w:lvl w:ilvl="0" w:tplc="F70047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5874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22F3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C254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3611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10B8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E0D8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0CD8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F4B8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440ED6"/>
    <w:multiLevelType w:val="hybridMultilevel"/>
    <w:tmpl w:val="9B7EAF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265592E"/>
    <w:multiLevelType w:val="hybridMultilevel"/>
    <w:tmpl w:val="92B82CEC"/>
    <w:lvl w:ilvl="0" w:tplc="853CF946">
      <w:start w:val="1"/>
      <w:numFmt w:val="decimal"/>
      <w:lvlText w:val="%1."/>
      <w:lvlJc w:val="left"/>
      <w:pPr>
        <w:ind w:left="10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4" w:hanging="360"/>
      </w:pPr>
    </w:lvl>
    <w:lvl w:ilvl="2" w:tplc="0409001B" w:tentative="1">
      <w:start w:val="1"/>
      <w:numFmt w:val="lowerRoman"/>
      <w:lvlText w:val="%3."/>
      <w:lvlJc w:val="right"/>
      <w:pPr>
        <w:ind w:left="2534" w:hanging="180"/>
      </w:pPr>
    </w:lvl>
    <w:lvl w:ilvl="3" w:tplc="0409000F" w:tentative="1">
      <w:start w:val="1"/>
      <w:numFmt w:val="decimal"/>
      <w:lvlText w:val="%4."/>
      <w:lvlJc w:val="left"/>
      <w:pPr>
        <w:ind w:left="3254" w:hanging="360"/>
      </w:pPr>
    </w:lvl>
    <w:lvl w:ilvl="4" w:tplc="04090019" w:tentative="1">
      <w:start w:val="1"/>
      <w:numFmt w:val="lowerLetter"/>
      <w:lvlText w:val="%5."/>
      <w:lvlJc w:val="left"/>
      <w:pPr>
        <w:ind w:left="3974" w:hanging="360"/>
      </w:pPr>
    </w:lvl>
    <w:lvl w:ilvl="5" w:tplc="0409001B" w:tentative="1">
      <w:start w:val="1"/>
      <w:numFmt w:val="lowerRoman"/>
      <w:lvlText w:val="%6."/>
      <w:lvlJc w:val="right"/>
      <w:pPr>
        <w:ind w:left="4694" w:hanging="180"/>
      </w:pPr>
    </w:lvl>
    <w:lvl w:ilvl="6" w:tplc="0409000F" w:tentative="1">
      <w:start w:val="1"/>
      <w:numFmt w:val="decimal"/>
      <w:lvlText w:val="%7."/>
      <w:lvlJc w:val="left"/>
      <w:pPr>
        <w:ind w:left="5414" w:hanging="360"/>
      </w:pPr>
    </w:lvl>
    <w:lvl w:ilvl="7" w:tplc="04090019" w:tentative="1">
      <w:start w:val="1"/>
      <w:numFmt w:val="lowerLetter"/>
      <w:lvlText w:val="%8."/>
      <w:lvlJc w:val="left"/>
      <w:pPr>
        <w:ind w:left="6134" w:hanging="360"/>
      </w:pPr>
    </w:lvl>
    <w:lvl w:ilvl="8" w:tplc="0409001B" w:tentative="1">
      <w:start w:val="1"/>
      <w:numFmt w:val="lowerRoman"/>
      <w:lvlText w:val="%9."/>
      <w:lvlJc w:val="right"/>
      <w:pPr>
        <w:ind w:left="6854" w:hanging="180"/>
      </w:pPr>
    </w:lvl>
  </w:abstractNum>
  <w:abstractNum w:abstractNumId="43" w15:restartNumberingAfterBreak="0">
    <w:nsid w:val="72F60737"/>
    <w:multiLevelType w:val="hybridMultilevel"/>
    <w:tmpl w:val="1BD2A61E"/>
    <w:lvl w:ilvl="0" w:tplc="D9866C3A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41475C5"/>
    <w:multiLevelType w:val="hybridMultilevel"/>
    <w:tmpl w:val="C228F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202EB2"/>
    <w:multiLevelType w:val="hybridMultilevel"/>
    <w:tmpl w:val="5442F1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54F1E66"/>
    <w:multiLevelType w:val="hybridMultilevel"/>
    <w:tmpl w:val="F27059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72B030F"/>
    <w:multiLevelType w:val="hybridMultilevel"/>
    <w:tmpl w:val="E990BE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856527D"/>
    <w:multiLevelType w:val="hybridMultilevel"/>
    <w:tmpl w:val="BB16C9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B2E71FC"/>
    <w:multiLevelType w:val="hybridMultilevel"/>
    <w:tmpl w:val="3CC0DEE6"/>
    <w:lvl w:ilvl="0" w:tplc="E2A67F8E">
      <w:start w:val="1"/>
      <w:numFmt w:val="decimal"/>
      <w:lvlText w:val="%1."/>
      <w:lvlJc w:val="left"/>
      <w:pPr>
        <w:ind w:left="1439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E0B3122"/>
    <w:multiLevelType w:val="hybridMultilevel"/>
    <w:tmpl w:val="30E2A77C"/>
    <w:lvl w:ilvl="0" w:tplc="AE348DD4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3"/>
  </w:num>
  <w:num w:numId="2">
    <w:abstractNumId w:val="10"/>
  </w:num>
  <w:num w:numId="3">
    <w:abstractNumId w:val="33"/>
  </w:num>
  <w:num w:numId="4">
    <w:abstractNumId w:val="35"/>
  </w:num>
  <w:num w:numId="5">
    <w:abstractNumId w:val="37"/>
  </w:num>
  <w:num w:numId="6">
    <w:abstractNumId w:val="2"/>
  </w:num>
  <w:num w:numId="7">
    <w:abstractNumId w:val="49"/>
  </w:num>
  <w:num w:numId="8">
    <w:abstractNumId w:val="7"/>
  </w:num>
  <w:num w:numId="9">
    <w:abstractNumId w:val="32"/>
  </w:num>
  <w:num w:numId="10">
    <w:abstractNumId w:val="12"/>
  </w:num>
  <w:num w:numId="11">
    <w:abstractNumId w:val="11"/>
  </w:num>
  <w:num w:numId="12">
    <w:abstractNumId w:val="31"/>
  </w:num>
  <w:num w:numId="13">
    <w:abstractNumId w:val="6"/>
  </w:num>
  <w:num w:numId="14">
    <w:abstractNumId w:val="0"/>
  </w:num>
  <w:num w:numId="15">
    <w:abstractNumId w:val="26"/>
  </w:num>
  <w:num w:numId="16">
    <w:abstractNumId w:val="25"/>
  </w:num>
  <w:num w:numId="17">
    <w:abstractNumId w:val="42"/>
  </w:num>
  <w:num w:numId="18">
    <w:abstractNumId w:val="28"/>
  </w:num>
  <w:num w:numId="19">
    <w:abstractNumId w:val="46"/>
  </w:num>
  <w:num w:numId="20">
    <w:abstractNumId w:val="24"/>
  </w:num>
  <w:num w:numId="21">
    <w:abstractNumId w:val="30"/>
  </w:num>
  <w:num w:numId="22">
    <w:abstractNumId w:val="15"/>
  </w:num>
  <w:num w:numId="23">
    <w:abstractNumId w:val="20"/>
  </w:num>
  <w:num w:numId="24">
    <w:abstractNumId w:val="16"/>
  </w:num>
  <w:num w:numId="25">
    <w:abstractNumId w:val="1"/>
  </w:num>
  <w:num w:numId="26">
    <w:abstractNumId w:val="40"/>
  </w:num>
  <w:num w:numId="27">
    <w:abstractNumId w:val="22"/>
  </w:num>
  <w:num w:numId="28">
    <w:abstractNumId w:val="36"/>
  </w:num>
  <w:num w:numId="29">
    <w:abstractNumId w:val="21"/>
  </w:num>
  <w:num w:numId="30">
    <w:abstractNumId w:val="38"/>
  </w:num>
  <w:num w:numId="31">
    <w:abstractNumId w:val="8"/>
  </w:num>
  <w:num w:numId="32">
    <w:abstractNumId w:val="39"/>
  </w:num>
  <w:num w:numId="33">
    <w:abstractNumId w:val="18"/>
  </w:num>
  <w:num w:numId="34">
    <w:abstractNumId w:val="9"/>
  </w:num>
  <w:num w:numId="35">
    <w:abstractNumId w:val="47"/>
  </w:num>
  <w:num w:numId="36">
    <w:abstractNumId w:val="45"/>
  </w:num>
  <w:num w:numId="37">
    <w:abstractNumId w:val="48"/>
  </w:num>
  <w:num w:numId="38">
    <w:abstractNumId w:val="50"/>
  </w:num>
  <w:num w:numId="39">
    <w:abstractNumId w:val="34"/>
  </w:num>
  <w:num w:numId="40">
    <w:abstractNumId w:val="41"/>
  </w:num>
  <w:num w:numId="41">
    <w:abstractNumId w:val="44"/>
  </w:num>
  <w:num w:numId="42">
    <w:abstractNumId w:val="19"/>
  </w:num>
  <w:num w:numId="43">
    <w:abstractNumId w:val="3"/>
  </w:num>
  <w:num w:numId="44">
    <w:abstractNumId w:val="4"/>
  </w:num>
  <w:num w:numId="45">
    <w:abstractNumId w:val="27"/>
  </w:num>
  <w:num w:numId="46">
    <w:abstractNumId w:val="29"/>
  </w:num>
  <w:num w:numId="47">
    <w:abstractNumId w:val="14"/>
  </w:num>
  <w:num w:numId="4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3"/>
  </w:num>
  <w:num w:numId="52">
    <w:abstractNumId w:val="43"/>
  </w:num>
  <w:num w:numId="53">
    <w:abstractNumId w:val="5"/>
  </w:num>
  <w:num w:numId="54">
    <w:abstractNumId w:val="17"/>
  </w:num>
  <w:numIdMacAtCleanup w:val="5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ji Hesti">
    <w15:presenceInfo w15:providerId="AD" w15:userId="S::uji.hesti@Saptaindra.co.id::e95dcaa9-5851-434d-baab-86f5c0f208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proofState w:spelling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C20"/>
    <w:rsid w:val="000076A7"/>
    <w:rsid w:val="00025626"/>
    <w:rsid w:val="00025675"/>
    <w:rsid w:val="00031E7B"/>
    <w:rsid w:val="00033D04"/>
    <w:rsid w:val="000509AB"/>
    <w:rsid w:val="000617B9"/>
    <w:rsid w:val="00062162"/>
    <w:rsid w:val="00077B86"/>
    <w:rsid w:val="00083F84"/>
    <w:rsid w:val="00085897"/>
    <w:rsid w:val="000878B1"/>
    <w:rsid w:val="00090245"/>
    <w:rsid w:val="00091B8A"/>
    <w:rsid w:val="000A7F51"/>
    <w:rsid w:val="000B525C"/>
    <w:rsid w:val="000B5AA5"/>
    <w:rsid w:val="000B5F93"/>
    <w:rsid w:val="000C352D"/>
    <w:rsid w:val="000C630B"/>
    <w:rsid w:val="000D3BB9"/>
    <w:rsid w:val="000D6780"/>
    <w:rsid w:val="00102C36"/>
    <w:rsid w:val="001221E1"/>
    <w:rsid w:val="00132E0D"/>
    <w:rsid w:val="00135BD6"/>
    <w:rsid w:val="00136B11"/>
    <w:rsid w:val="0014324A"/>
    <w:rsid w:val="00153CC6"/>
    <w:rsid w:val="001560B0"/>
    <w:rsid w:val="0016006C"/>
    <w:rsid w:val="00163EF1"/>
    <w:rsid w:val="00170C87"/>
    <w:rsid w:val="00193638"/>
    <w:rsid w:val="001A2DB4"/>
    <w:rsid w:val="001A3537"/>
    <w:rsid w:val="001A79B0"/>
    <w:rsid w:val="001B0123"/>
    <w:rsid w:val="001B649B"/>
    <w:rsid w:val="001B7B68"/>
    <w:rsid w:val="001D106C"/>
    <w:rsid w:val="001E5D24"/>
    <w:rsid w:val="001F4C3D"/>
    <w:rsid w:val="00203018"/>
    <w:rsid w:val="00204EAE"/>
    <w:rsid w:val="002114CC"/>
    <w:rsid w:val="0021247B"/>
    <w:rsid w:val="00217996"/>
    <w:rsid w:val="00226818"/>
    <w:rsid w:val="00226BB7"/>
    <w:rsid w:val="00240759"/>
    <w:rsid w:val="00241837"/>
    <w:rsid w:val="00244192"/>
    <w:rsid w:val="00246DAC"/>
    <w:rsid w:val="00250178"/>
    <w:rsid w:val="0025044D"/>
    <w:rsid w:val="00256EF2"/>
    <w:rsid w:val="002573CE"/>
    <w:rsid w:val="00260E9B"/>
    <w:rsid w:val="002618FD"/>
    <w:rsid w:val="00266210"/>
    <w:rsid w:val="002748D4"/>
    <w:rsid w:val="00275E1C"/>
    <w:rsid w:val="00297022"/>
    <w:rsid w:val="002A41CB"/>
    <w:rsid w:val="002A5B9E"/>
    <w:rsid w:val="002B36A6"/>
    <w:rsid w:val="002C4477"/>
    <w:rsid w:val="002C452B"/>
    <w:rsid w:val="002D1582"/>
    <w:rsid w:val="002D5574"/>
    <w:rsid w:val="002D7BC0"/>
    <w:rsid w:val="002F0311"/>
    <w:rsid w:val="00306B74"/>
    <w:rsid w:val="003138A7"/>
    <w:rsid w:val="0032492F"/>
    <w:rsid w:val="00327082"/>
    <w:rsid w:val="003518A5"/>
    <w:rsid w:val="00355291"/>
    <w:rsid w:val="00355B14"/>
    <w:rsid w:val="0035675F"/>
    <w:rsid w:val="003574FA"/>
    <w:rsid w:val="003718F4"/>
    <w:rsid w:val="00381F1F"/>
    <w:rsid w:val="003864A3"/>
    <w:rsid w:val="00386667"/>
    <w:rsid w:val="003C2050"/>
    <w:rsid w:val="003D1BA6"/>
    <w:rsid w:val="003D4BA9"/>
    <w:rsid w:val="003D6780"/>
    <w:rsid w:val="003D6FE2"/>
    <w:rsid w:val="003E17A7"/>
    <w:rsid w:val="00401345"/>
    <w:rsid w:val="00424043"/>
    <w:rsid w:val="004331C8"/>
    <w:rsid w:val="00443EB4"/>
    <w:rsid w:val="0046205B"/>
    <w:rsid w:val="00464B94"/>
    <w:rsid w:val="00473C30"/>
    <w:rsid w:val="004832B0"/>
    <w:rsid w:val="00493710"/>
    <w:rsid w:val="00496BE0"/>
    <w:rsid w:val="004A5F2A"/>
    <w:rsid w:val="004A6D00"/>
    <w:rsid w:val="004D3A4E"/>
    <w:rsid w:val="004D60AA"/>
    <w:rsid w:val="004E11EC"/>
    <w:rsid w:val="004F4A73"/>
    <w:rsid w:val="00513F69"/>
    <w:rsid w:val="00515ED6"/>
    <w:rsid w:val="00545D83"/>
    <w:rsid w:val="00553956"/>
    <w:rsid w:val="00553E60"/>
    <w:rsid w:val="00554B93"/>
    <w:rsid w:val="005647BA"/>
    <w:rsid w:val="00595590"/>
    <w:rsid w:val="005B0C89"/>
    <w:rsid w:val="005B59B9"/>
    <w:rsid w:val="005B6314"/>
    <w:rsid w:val="005D0436"/>
    <w:rsid w:val="005E03D4"/>
    <w:rsid w:val="0060523C"/>
    <w:rsid w:val="006133D7"/>
    <w:rsid w:val="00616318"/>
    <w:rsid w:val="00623AAF"/>
    <w:rsid w:val="00624218"/>
    <w:rsid w:val="00625EF3"/>
    <w:rsid w:val="00634638"/>
    <w:rsid w:val="00637630"/>
    <w:rsid w:val="00637983"/>
    <w:rsid w:val="00640C20"/>
    <w:rsid w:val="00642E61"/>
    <w:rsid w:val="006505E2"/>
    <w:rsid w:val="006554FE"/>
    <w:rsid w:val="0065643B"/>
    <w:rsid w:val="00680132"/>
    <w:rsid w:val="00682D85"/>
    <w:rsid w:val="006848F2"/>
    <w:rsid w:val="006943C2"/>
    <w:rsid w:val="006B457A"/>
    <w:rsid w:val="006C03F1"/>
    <w:rsid w:val="006C17C7"/>
    <w:rsid w:val="006C1D74"/>
    <w:rsid w:val="006C2590"/>
    <w:rsid w:val="006C5078"/>
    <w:rsid w:val="006C5770"/>
    <w:rsid w:val="006D1928"/>
    <w:rsid w:val="006F4200"/>
    <w:rsid w:val="00702FF5"/>
    <w:rsid w:val="007134EA"/>
    <w:rsid w:val="00727E12"/>
    <w:rsid w:val="007314D1"/>
    <w:rsid w:val="007320AE"/>
    <w:rsid w:val="007360A7"/>
    <w:rsid w:val="00742985"/>
    <w:rsid w:val="007548BA"/>
    <w:rsid w:val="00763435"/>
    <w:rsid w:val="007647DB"/>
    <w:rsid w:val="00766EFE"/>
    <w:rsid w:val="00767267"/>
    <w:rsid w:val="00770A58"/>
    <w:rsid w:val="007774FD"/>
    <w:rsid w:val="007849C8"/>
    <w:rsid w:val="00793004"/>
    <w:rsid w:val="00794360"/>
    <w:rsid w:val="007972EB"/>
    <w:rsid w:val="007A1050"/>
    <w:rsid w:val="007A35B1"/>
    <w:rsid w:val="007A69CA"/>
    <w:rsid w:val="007B2AE2"/>
    <w:rsid w:val="007C1E50"/>
    <w:rsid w:val="007D2BEB"/>
    <w:rsid w:val="007D79A9"/>
    <w:rsid w:val="007E4482"/>
    <w:rsid w:val="007E4F2E"/>
    <w:rsid w:val="007E7C2A"/>
    <w:rsid w:val="00800E9B"/>
    <w:rsid w:val="00804B26"/>
    <w:rsid w:val="00814AD1"/>
    <w:rsid w:val="008227F8"/>
    <w:rsid w:val="00830400"/>
    <w:rsid w:val="00832DE1"/>
    <w:rsid w:val="00834966"/>
    <w:rsid w:val="0083579A"/>
    <w:rsid w:val="00851248"/>
    <w:rsid w:val="0085479A"/>
    <w:rsid w:val="00855414"/>
    <w:rsid w:val="0086498E"/>
    <w:rsid w:val="0086672B"/>
    <w:rsid w:val="00883166"/>
    <w:rsid w:val="0089146A"/>
    <w:rsid w:val="008A7657"/>
    <w:rsid w:val="008A7C75"/>
    <w:rsid w:val="008C260F"/>
    <w:rsid w:val="008C78D1"/>
    <w:rsid w:val="008E0222"/>
    <w:rsid w:val="008E1BCC"/>
    <w:rsid w:val="008E6817"/>
    <w:rsid w:val="008F2958"/>
    <w:rsid w:val="008F5061"/>
    <w:rsid w:val="00900F26"/>
    <w:rsid w:val="00907510"/>
    <w:rsid w:val="009075E5"/>
    <w:rsid w:val="00907BFB"/>
    <w:rsid w:val="009151CC"/>
    <w:rsid w:val="00931478"/>
    <w:rsid w:val="00950E4F"/>
    <w:rsid w:val="00955015"/>
    <w:rsid w:val="00972861"/>
    <w:rsid w:val="00984D03"/>
    <w:rsid w:val="00990157"/>
    <w:rsid w:val="00996946"/>
    <w:rsid w:val="00996F94"/>
    <w:rsid w:val="009A28D7"/>
    <w:rsid w:val="009A3A4E"/>
    <w:rsid w:val="009A587F"/>
    <w:rsid w:val="009B7EDC"/>
    <w:rsid w:val="009C1C22"/>
    <w:rsid w:val="009C49E4"/>
    <w:rsid w:val="009E4FA2"/>
    <w:rsid w:val="009E76CC"/>
    <w:rsid w:val="009F152D"/>
    <w:rsid w:val="009F4D7E"/>
    <w:rsid w:val="00A07FE3"/>
    <w:rsid w:val="00A102E5"/>
    <w:rsid w:val="00A244EB"/>
    <w:rsid w:val="00A47C07"/>
    <w:rsid w:val="00A561A4"/>
    <w:rsid w:val="00A62A2D"/>
    <w:rsid w:val="00A85EE3"/>
    <w:rsid w:val="00A86313"/>
    <w:rsid w:val="00A94B20"/>
    <w:rsid w:val="00A96144"/>
    <w:rsid w:val="00A97F3B"/>
    <w:rsid w:val="00AA244A"/>
    <w:rsid w:val="00AB1BAD"/>
    <w:rsid w:val="00AB7CA0"/>
    <w:rsid w:val="00AC4CAE"/>
    <w:rsid w:val="00AC518B"/>
    <w:rsid w:val="00AC5BFC"/>
    <w:rsid w:val="00AD24A5"/>
    <w:rsid w:val="00AD4CE4"/>
    <w:rsid w:val="00AE3F72"/>
    <w:rsid w:val="00AE6E29"/>
    <w:rsid w:val="00AF0DE7"/>
    <w:rsid w:val="00B01E4F"/>
    <w:rsid w:val="00B05D38"/>
    <w:rsid w:val="00B075AB"/>
    <w:rsid w:val="00B10807"/>
    <w:rsid w:val="00B14A12"/>
    <w:rsid w:val="00B235E4"/>
    <w:rsid w:val="00B25B41"/>
    <w:rsid w:val="00B3644D"/>
    <w:rsid w:val="00B42441"/>
    <w:rsid w:val="00B552EB"/>
    <w:rsid w:val="00B567F3"/>
    <w:rsid w:val="00B60D8B"/>
    <w:rsid w:val="00B70FF2"/>
    <w:rsid w:val="00B75B51"/>
    <w:rsid w:val="00B809CF"/>
    <w:rsid w:val="00B85BB4"/>
    <w:rsid w:val="00B90E2A"/>
    <w:rsid w:val="00B92ADB"/>
    <w:rsid w:val="00BA0B08"/>
    <w:rsid w:val="00BA4E75"/>
    <w:rsid w:val="00BA58FA"/>
    <w:rsid w:val="00BB02C0"/>
    <w:rsid w:val="00BB1ACB"/>
    <w:rsid w:val="00BC02D3"/>
    <w:rsid w:val="00BC1977"/>
    <w:rsid w:val="00BC36D6"/>
    <w:rsid w:val="00BC5A8B"/>
    <w:rsid w:val="00BD63EC"/>
    <w:rsid w:val="00BD7219"/>
    <w:rsid w:val="00BE2467"/>
    <w:rsid w:val="00BF322B"/>
    <w:rsid w:val="00BF366E"/>
    <w:rsid w:val="00BF53E8"/>
    <w:rsid w:val="00C04960"/>
    <w:rsid w:val="00C062DA"/>
    <w:rsid w:val="00C16369"/>
    <w:rsid w:val="00C20A94"/>
    <w:rsid w:val="00C21907"/>
    <w:rsid w:val="00C40830"/>
    <w:rsid w:val="00C43F1F"/>
    <w:rsid w:val="00C64887"/>
    <w:rsid w:val="00C653CA"/>
    <w:rsid w:val="00C738D9"/>
    <w:rsid w:val="00C7511D"/>
    <w:rsid w:val="00C759FC"/>
    <w:rsid w:val="00C9019E"/>
    <w:rsid w:val="00CA5A4E"/>
    <w:rsid w:val="00CB3690"/>
    <w:rsid w:val="00CB550D"/>
    <w:rsid w:val="00CC03E4"/>
    <w:rsid w:val="00CC0977"/>
    <w:rsid w:val="00CC2A0F"/>
    <w:rsid w:val="00CC3D4B"/>
    <w:rsid w:val="00CC3EFA"/>
    <w:rsid w:val="00CE0269"/>
    <w:rsid w:val="00CE0ED9"/>
    <w:rsid w:val="00D00EDA"/>
    <w:rsid w:val="00D04966"/>
    <w:rsid w:val="00D10AA7"/>
    <w:rsid w:val="00D16826"/>
    <w:rsid w:val="00D237A3"/>
    <w:rsid w:val="00D410AF"/>
    <w:rsid w:val="00D57D56"/>
    <w:rsid w:val="00D73657"/>
    <w:rsid w:val="00D75246"/>
    <w:rsid w:val="00D80E2C"/>
    <w:rsid w:val="00D81B8F"/>
    <w:rsid w:val="00D87CCE"/>
    <w:rsid w:val="00DA5125"/>
    <w:rsid w:val="00DB18EE"/>
    <w:rsid w:val="00DC378F"/>
    <w:rsid w:val="00DD46A8"/>
    <w:rsid w:val="00DE4F38"/>
    <w:rsid w:val="00E00320"/>
    <w:rsid w:val="00E00A5E"/>
    <w:rsid w:val="00E01E3C"/>
    <w:rsid w:val="00E2004C"/>
    <w:rsid w:val="00E34779"/>
    <w:rsid w:val="00E3685B"/>
    <w:rsid w:val="00E43017"/>
    <w:rsid w:val="00E54897"/>
    <w:rsid w:val="00E70FDF"/>
    <w:rsid w:val="00E74C9A"/>
    <w:rsid w:val="00E77D14"/>
    <w:rsid w:val="00E822B1"/>
    <w:rsid w:val="00E86310"/>
    <w:rsid w:val="00E92AAD"/>
    <w:rsid w:val="00E93F26"/>
    <w:rsid w:val="00E95ED0"/>
    <w:rsid w:val="00EB169E"/>
    <w:rsid w:val="00EC34FD"/>
    <w:rsid w:val="00ED7AD5"/>
    <w:rsid w:val="00EE575B"/>
    <w:rsid w:val="00EF4AC1"/>
    <w:rsid w:val="00EF6DEF"/>
    <w:rsid w:val="00F205E4"/>
    <w:rsid w:val="00F25BCB"/>
    <w:rsid w:val="00F317FF"/>
    <w:rsid w:val="00F3573B"/>
    <w:rsid w:val="00F409F4"/>
    <w:rsid w:val="00F55343"/>
    <w:rsid w:val="00F733F2"/>
    <w:rsid w:val="00F73FC8"/>
    <w:rsid w:val="00F9467C"/>
    <w:rsid w:val="00FA189D"/>
    <w:rsid w:val="00FA471A"/>
    <w:rsid w:val="00FA79A3"/>
    <w:rsid w:val="00FB0C2A"/>
    <w:rsid w:val="00FB7C47"/>
    <w:rsid w:val="00FC44EA"/>
    <w:rsid w:val="00FC45F7"/>
    <w:rsid w:val="00FC549C"/>
    <w:rsid w:val="00FD1C39"/>
    <w:rsid w:val="00FD464E"/>
    <w:rsid w:val="00FE3480"/>
    <w:rsid w:val="00FE5C09"/>
    <w:rsid w:val="00FE69C9"/>
    <w:rsid w:val="00FF5DE9"/>
    <w:rsid w:val="00FF70C1"/>
    <w:rsid w:val="00FF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5F444D"/>
  <w15:chartTrackingRefBased/>
  <w15:docId w15:val="{6877B401-3CA0-4469-B457-0911C54FF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40C2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1"/>
    <w:qFormat/>
    <w:rsid w:val="00883166"/>
    <w:pPr>
      <w:spacing w:before="240" w:after="120"/>
      <w:ind w:left="763" w:hanging="533"/>
      <w:outlineLvl w:val="0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83166"/>
    <w:rPr>
      <w:rFonts w:ascii="Arial" w:eastAsia="Arial" w:hAnsi="Arial" w:cs="Arial"/>
      <w:b/>
      <w:bCs/>
      <w:sz w:val="24"/>
    </w:rPr>
  </w:style>
  <w:style w:type="paragraph" w:styleId="TOC1">
    <w:name w:val="toc 1"/>
    <w:basedOn w:val="Normal"/>
    <w:uiPriority w:val="39"/>
    <w:qFormat/>
    <w:rsid w:val="00640C20"/>
    <w:pPr>
      <w:spacing w:before="62"/>
      <w:ind w:left="766" w:hanging="534"/>
    </w:pPr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640C20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40C20"/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640C20"/>
    <w:pPr>
      <w:spacing w:before="63"/>
      <w:ind w:left="1443" w:hanging="339"/>
    </w:pPr>
  </w:style>
  <w:style w:type="paragraph" w:customStyle="1" w:styleId="TableParagraph">
    <w:name w:val="Table Paragraph"/>
    <w:basedOn w:val="Normal"/>
    <w:uiPriority w:val="1"/>
    <w:qFormat/>
    <w:rsid w:val="00640C20"/>
  </w:style>
  <w:style w:type="character" w:styleId="Hyperlink">
    <w:name w:val="Hyperlink"/>
    <w:basedOn w:val="DefaultParagraphFont"/>
    <w:uiPriority w:val="99"/>
    <w:unhideWhenUsed/>
    <w:rsid w:val="00640C2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32E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2E0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32E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2E0D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256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E2004C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 w:cstheme="minorBidi"/>
    </w:rPr>
  </w:style>
  <w:style w:type="paragraph" w:styleId="TOC3">
    <w:name w:val="toc 3"/>
    <w:basedOn w:val="Normal"/>
    <w:next w:val="Normal"/>
    <w:autoRedefine/>
    <w:uiPriority w:val="39"/>
    <w:unhideWhenUsed/>
    <w:rsid w:val="00E2004C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theme="minorBidi"/>
    </w:rPr>
  </w:style>
  <w:style w:type="paragraph" w:styleId="TOC4">
    <w:name w:val="toc 4"/>
    <w:basedOn w:val="Normal"/>
    <w:next w:val="Normal"/>
    <w:autoRedefine/>
    <w:uiPriority w:val="39"/>
    <w:unhideWhenUsed/>
    <w:rsid w:val="00E2004C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</w:rPr>
  </w:style>
  <w:style w:type="paragraph" w:styleId="TOC5">
    <w:name w:val="toc 5"/>
    <w:basedOn w:val="Normal"/>
    <w:next w:val="Normal"/>
    <w:autoRedefine/>
    <w:uiPriority w:val="39"/>
    <w:unhideWhenUsed/>
    <w:rsid w:val="00E2004C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</w:rPr>
  </w:style>
  <w:style w:type="paragraph" w:styleId="TOC6">
    <w:name w:val="toc 6"/>
    <w:basedOn w:val="Normal"/>
    <w:next w:val="Normal"/>
    <w:autoRedefine/>
    <w:uiPriority w:val="39"/>
    <w:unhideWhenUsed/>
    <w:rsid w:val="00E2004C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</w:rPr>
  </w:style>
  <w:style w:type="paragraph" w:styleId="TOC7">
    <w:name w:val="toc 7"/>
    <w:basedOn w:val="Normal"/>
    <w:next w:val="Normal"/>
    <w:autoRedefine/>
    <w:uiPriority w:val="39"/>
    <w:unhideWhenUsed/>
    <w:rsid w:val="00E2004C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</w:rPr>
  </w:style>
  <w:style w:type="paragraph" w:styleId="TOC8">
    <w:name w:val="toc 8"/>
    <w:basedOn w:val="Normal"/>
    <w:next w:val="Normal"/>
    <w:autoRedefine/>
    <w:uiPriority w:val="39"/>
    <w:unhideWhenUsed/>
    <w:rsid w:val="00E2004C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</w:rPr>
  </w:style>
  <w:style w:type="paragraph" w:styleId="TOC9">
    <w:name w:val="toc 9"/>
    <w:basedOn w:val="Normal"/>
    <w:next w:val="Normal"/>
    <w:autoRedefine/>
    <w:uiPriority w:val="39"/>
    <w:unhideWhenUsed/>
    <w:rsid w:val="00E2004C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1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048ECB4BBB044F8E8854402699F3FB" ma:contentTypeVersion="18" ma:contentTypeDescription="Create a new document." ma:contentTypeScope="" ma:versionID="0674b0b45ed44838e467936576655068">
  <xsd:schema xmlns:xsd="http://www.w3.org/2001/XMLSchema" xmlns:xs="http://www.w3.org/2001/XMLSchema" xmlns:p="http://schemas.microsoft.com/office/2006/metadata/properties" xmlns:ns2="8847b9c5-17f3-468b-8389-9d027eb59178" xmlns:ns3="38caaa2d-b3bb-455d-9f25-f82c2eb7b895" targetNamespace="http://schemas.microsoft.com/office/2006/metadata/properties" ma:root="true" ma:fieldsID="b5c51ff308604b9912135fcf18e20868" ns2:_="" ns3:_="">
    <xsd:import namespace="8847b9c5-17f3-468b-8389-9d027eb59178"/>
    <xsd:import namespace="38caaa2d-b3bb-455d-9f25-f82c2eb7b8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7b9c5-17f3-468b-8389-9d027eb591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b4698d8-aed2-4f6f-aa9a-ab7138b90d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caaa2d-b3bb-455d-9f25-f82c2eb7b89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b8c9df-1d0a-45c2-9577-8b3b1b379d82}" ma:internalName="TaxCatchAll" ma:showField="CatchAllData" ma:web="38caaa2d-b3bb-455d-9f25-f82c2eb7b8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caaa2d-b3bb-455d-9f25-f82c2eb7b895" xsi:nil="true"/>
    <lcf76f155ced4ddcb4097134ff3c332f xmlns="8847b9c5-17f3-468b-8389-9d027eb5917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1B16745-731C-445F-A784-76FB8E7D48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21A435-D9B2-4C61-BE2D-F8AECC9012A7}"/>
</file>

<file path=customXml/itemProps3.xml><?xml version="1.0" encoding="utf-8"?>
<ds:datastoreItem xmlns:ds="http://schemas.openxmlformats.org/officeDocument/2006/customXml" ds:itemID="{B1730600-EA5B-4228-9CED-72B497320AFB}"/>
</file>

<file path=customXml/itemProps4.xml><?xml version="1.0" encoding="utf-8"?>
<ds:datastoreItem xmlns:ds="http://schemas.openxmlformats.org/officeDocument/2006/customXml" ds:itemID="{2067AE2F-733E-4DC9-8AE1-E571EAF7C2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18</Pages>
  <Words>5951</Words>
  <Characters>33924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Agung Sarono</dc:creator>
  <cp:keywords/>
  <dc:description/>
  <cp:lastModifiedBy>Uji Hesti</cp:lastModifiedBy>
  <cp:revision>3</cp:revision>
  <cp:lastPrinted>2019-11-14T02:32:00Z</cp:lastPrinted>
  <dcterms:created xsi:type="dcterms:W3CDTF">2021-09-29T13:25:00Z</dcterms:created>
  <dcterms:modified xsi:type="dcterms:W3CDTF">2021-09-29T13:59:00Z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0x01010078048ECB4BBB044F8E8854402699F3FB</vt:lpwstr>
  </property>
</Properties>
</file>